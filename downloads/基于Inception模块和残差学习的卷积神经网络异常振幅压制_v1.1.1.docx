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1350" w:rsidRPr="006432F4" w:rsidRDefault="00064E3B" w:rsidP="007C5AAA">
      <w:pPr>
        <w:jc w:val="center"/>
        <w:rPr>
          <w:rFonts w:ascii="Times New Roman" w:hAnsi="Times New Roman" w:cs="Times New Roman"/>
          <w:sz w:val="24"/>
          <w:szCs w:val="24"/>
        </w:rPr>
      </w:pPr>
      <w:r w:rsidRPr="006432F4">
        <w:rPr>
          <w:rFonts w:ascii="Times New Roman" w:hAnsi="Times New Roman" w:cs="Times New Roman"/>
          <w:sz w:val="24"/>
          <w:szCs w:val="24"/>
        </w:rPr>
        <w:fldChar w:fldCharType="begin"/>
      </w:r>
      <w:r w:rsidRPr="006432F4">
        <w:rPr>
          <w:rFonts w:ascii="Times New Roman" w:hAnsi="Times New Roman" w:cs="Times New Roman"/>
          <w:sz w:val="24"/>
          <w:szCs w:val="24"/>
        </w:rPr>
        <w:instrText xml:space="preserve"> MACROBUTTON MTEditEquationSection2 </w:instrText>
      </w:r>
      <w:r w:rsidRPr="006432F4">
        <w:rPr>
          <w:rStyle w:val="MTEquationSection"/>
        </w:rPr>
        <w:instrText>Equation Chapter 1 Section 3</w:instrText>
      </w:r>
      <w:r w:rsidRPr="006432F4">
        <w:rPr>
          <w:rFonts w:ascii="Times New Roman" w:hAnsi="Times New Roman" w:cs="Times New Roman"/>
          <w:sz w:val="24"/>
          <w:szCs w:val="24"/>
        </w:rPr>
        <w:fldChar w:fldCharType="begin"/>
      </w:r>
      <w:r w:rsidRPr="006432F4">
        <w:rPr>
          <w:rFonts w:ascii="Times New Roman" w:hAnsi="Times New Roman" w:cs="Times New Roman"/>
          <w:sz w:val="24"/>
          <w:szCs w:val="24"/>
        </w:rPr>
        <w:instrText xml:space="preserve"> SEQ MTEqn \r \h \* MERGEFORMAT </w:instrText>
      </w:r>
      <w:r w:rsidRPr="006432F4">
        <w:rPr>
          <w:rFonts w:ascii="Times New Roman" w:hAnsi="Times New Roman" w:cs="Times New Roman"/>
          <w:sz w:val="24"/>
          <w:szCs w:val="24"/>
        </w:rPr>
        <w:fldChar w:fldCharType="end"/>
      </w:r>
      <w:r w:rsidRPr="006432F4">
        <w:rPr>
          <w:rFonts w:ascii="Times New Roman" w:hAnsi="Times New Roman" w:cs="Times New Roman"/>
          <w:sz w:val="24"/>
          <w:szCs w:val="24"/>
        </w:rPr>
        <w:fldChar w:fldCharType="begin"/>
      </w:r>
      <w:r w:rsidRPr="006432F4">
        <w:rPr>
          <w:rFonts w:ascii="Times New Roman" w:hAnsi="Times New Roman" w:cs="Times New Roman"/>
          <w:sz w:val="24"/>
          <w:szCs w:val="24"/>
        </w:rPr>
        <w:instrText xml:space="preserve"> SEQ MTSec \r 3 \h \* MERGEFORMAT </w:instrText>
      </w:r>
      <w:r w:rsidRPr="006432F4">
        <w:rPr>
          <w:rFonts w:ascii="Times New Roman" w:hAnsi="Times New Roman" w:cs="Times New Roman"/>
          <w:sz w:val="24"/>
          <w:szCs w:val="24"/>
        </w:rPr>
        <w:fldChar w:fldCharType="end"/>
      </w:r>
      <w:r w:rsidRPr="006432F4">
        <w:rPr>
          <w:rFonts w:ascii="Times New Roman" w:hAnsi="Times New Roman" w:cs="Times New Roman"/>
          <w:sz w:val="24"/>
          <w:szCs w:val="24"/>
        </w:rPr>
        <w:fldChar w:fldCharType="begin"/>
      </w:r>
      <w:r w:rsidRPr="006432F4">
        <w:rPr>
          <w:rFonts w:ascii="Times New Roman" w:hAnsi="Times New Roman" w:cs="Times New Roman"/>
          <w:sz w:val="24"/>
          <w:szCs w:val="24"/>
        </w:rPr>
        <w:instrText xml:space="preserve"> SEQ MTChap \r 1 \h \* MERGEFORMAT </w:instrText>
      </w:r>
      <w:r w:rsidRPr="006432F4">
        <w:rPr>
          <w:rFonts w:ascii="Times New Roman" w:hAnsi="Times New Roman" w:cs="Times New Roman"/>
          <w:sz w:val="24"/>
          <w:szCs w:val="24"/>
        </w:rPr>
        <w:fldChar w:fldCharType="end"/>
      </w:r>
      <w:r w:rsidRPr="006432F4">
        <w:rPr>
          <w:rFonts w:ascii="Times New Roman" w:hAnsi="Times New Roman" w:cs="Times New Roman"/>
          <w:sz w:val="24"/>
          <w:szCs w:val="24"/>
        </w:rPr>
        <w:fldChar w:fldCharType="end"/>
      </w:r>
      <w:r w:rsidR="00731350" w:rsidRPr="006432F4">
        <w:rPr>
          <w:rStyle w:val="1Char"/>
          <w:rFonts w:ascii="Times New Roman" w:hAnsi="Times New Roman"/>
        </w:rPr>
        <w:t>基于</w:t>
      </w:r>
      <w:r w:rsidR="00731350" w:rsidRPr="006432F4">
        <w:rPr>
          <w:rStyle w:val="1Char"/>
          <w:rFonts w:ascii="Times New Roman" w:hAnsi="Times New Roman"/>
        </w:rPr>
        <w:t>Inception</w:t>
      </w:r>
      <w:r w:rsidR="00731350" w:rsidRPr="006432F4">
        <w:rPr>
          <w:rStyle w:val="1Char"/>
          <w:rFonts w:ascii="Times New Roman" w:hAnsi="Times New Roman"/>
        </w:rPr>
        <w:t>模块和残差学习</w:t>
      </w:r>
      <w:r w:rsidR="004D0597">
        <w:rPr>
          <w:rStyle w:val="1Char"/>
          <w:rFonts w:ascii="Times New Roman" w:hAnsi="Times New Roman" w:hint="eastAsia"/>
        </w:rPr>
        <w:t>策略</w:t>
      </w:r>
      <w:r w:rsidR="00731350" w:rsidRPr="006432F4">
        <w:rPr>
          <w:rStyle w:val="1Char"/>
          <w:rFonts w:ascii="Times New Roman" w:hAnsi="Times New Roman"/>
        </w:rPr>
        <w:t>的</w:t>
      </w:r>
      <w:r w:rsidR="004D0597">
        <w:rPr>
          <w:rStyle w:val="1Char"/>
          <w:rFonts w:ascii="Times New Roman" w:hAnsi="Times New Roman" w:hint="eastAsia"/>
        </w:rPr>
        <w:t>U-net</w:t>
      </w:r>
      <w:r w:rsidR="004D0597">
        <w:rPr>
          <w:rStyle w:val="1Char"/>
          <w:rFonts w:ascii="Times New Roman" w:hAnsi="Times New Roman" w:hint="eastAsia"/>
        </w:rPr>
        <w:t>野值</w:t>
      </w:r>
      <w:r w:rsidR="00731350" w:rsidRPr="006432F4">
        <w:rPr>
          <w:rStyle w:val="1Char"/>
          <w:rFonts w:ascii="Times New Roman" w:hAnsi="Times New Roman"/>
        </w:rPr>
        <w:t>压制</w:t>
      </w:r>
    </w:p>
    <w:p w:rsidR="00731350" w:rsidRPr="006432F4" w:rsidRDefault="00731350" w:rsidP="00E571E7">
      <w:pPr>
        <w:rPr>
          <w:rFonts w:ascii="Times New Roman" w:hAnsi="Times New Roman" w:cs="Times New Roman"/>
          <w:sz w:val="20"/>
          <w:szCs w:val="24"/>
        </w:rPr>
      </w:pPr>
      <w:r w:rsidRPr="006432F4">
        <w:rPr>
          <w:rFonts w:ascii="Times New Roman" w:hAnsi="Times New Roman" w:cs="Times New Roman"/>
          <w:b/>
          <w:sz w:val="20"/>
          <w:szCs w:val="24"/>
        </w:rPr>
        <w:t>摘要：</w:t>
      </w:r>
      <w:r w:rsidRPr="006432F4">
        <w:rPr>
          <w:rFonts w:ascii="Times New Roman" w:hAnsi="Times New Roman" w:cs="Times New Roman"/>
          <w:sz w:val="20"/>
          <w:szCs w:val="24"/>
        </w:rPr>
        <w:t>野值</w:t>
      </w:r>
      <w:r w:rsidR="004E28BD">
        <w:rPr>
          <w:rFonts w:ascii="Times New Roman" w:hAnsi="Times New Roman" w:cs="Times New Roman" w:hint="eastAsia"/>
          <w:sz w:val="20"/>
          <w:szCs w:val="24"/>
        </w:rPr>
        <w:t>干扰</w:t>
      </w:r>
      <w:r w:rsidR="00B1306D">
        <w:rPr>
          <w:rFonts w:ascii="Times New Roman" w:hAnsi="Times New Roman" w:cs="Times New Roman" w:hint="eastAsia"/>
          <w:sz w:val="20"/>
          <w:szCs w:val="24"/>
        </w:rPr>
        <w:t>是实际</w:t>
      </w:r>
      <w:r w:rsidRPr="006432F4">
        <w:rPr>
          <w:rFonts w:ascii="Times New Roman" w:hAnsi="Times New Roman" w:cs="Times New Roman"/>
          <w:sz w:val="20"/>
          <w:szCs w:val="24"/>
        </w:rPr>
        <w:t>地震资料</w:t>
      </w:r>
      <w:r w:rsidR="004E28BD">
        <w:rPr>
          <w:rFonts w:ascii="Times New Roman" w:hAnsi="Times New Roman" w:cs="Times New Roman" w:hint="eastAsia"/>
          <w:sz w:val="20"/>
          <w:szCs w:val="24"/>
        </w:rPr>
        <w:t>的</w:t>
      </w:r>
      <w:r w:rsidRPr="006432F4">
        <w:rPr>
          <w:rFonts w:ascii="Times New Roman" w:hAnsi="Times New Roman" w:cs="Times New Roman"/>
          <w:sz w:val="20"/>
          <w:szCs w:val="24"/>
        </w:rPr>
        <w:t>常见</w:t>
      </w:r>
      <w:r w:rsidR="004E28BD">
        <w:rPr>
          <w:rFonts w:ascii="Times New Roman" w:hAnsi="Times New Roman" w:cs="Times New Roman" w:hint="eastAsia"/>
          <w:sz w:val="20"/>
          <w:szCs w:val="24"/>
        </w:rPr>
        <w:t>非相干</w:t>
      </w:r>
      <w:r w:rsidRPr="006432F4">
        <w:rPr>
          <w:rFonts w:ascii="Times New Roman" w:hAnsi="Times New Roman" w:cs="Times New Roman"/>
          <w:sz w:val="20"/>
          <w:szCs w:val="24"/>
        </w:rPr>
        <w:t>噪声，</w:t>
      </w:r>
      <w:r w:rsidR="004E28BD">
        <w:rPr>
          <w:rFonts w:ascii="Times New Roman" w:hAnsi="Times New Roman" w:cs="Times New Roman" w:hint="eastAsia"/>
          <w:sz w:val="20"/>
          <w:szCs w:val="24"/>
        </w:rPr>
        <w:t>实际</w:t>
      </w:r>
      <w:r w:rsidR="004E28BD">
        <w:rPr>
          <w:rFonts w:ascii="Times New Roman" w:hAnsi="Times New Roman" w:cs="Times New Roman"/>
          <w:sz w:val="20"/>
          <w:szCs w:val="24"/>
        </w:rPr>
        <w:t>数据处理中多采用</w:t>
      </w:r>
      <w:r w:rsidRPr="006432F4">
        <w:rPr>
          <w:rFonts w:ascii="Times New Roman" w:hAnsi="Times New Roman" w:cs="Times New Roman"/>
          <w:sz w:val="20"/>
          <w:szCs w:val="24"/>
        </w:rPr>
        <w:t>基于阈值设置的</w:t>
      </w:r>
      <w:r w:rsidR="004E28BD">
        <w:rPr>
          <w:rFonts w:ascii="Times New Roman" w:hAnsi="Times New Roman" w:cs="Times New Roman" w:hint="eastAsia"/>
          <w:sz w:val="20"/>
          <w:szCs w:val="24"/>
        </w:rPr>
        <w:t>相关</w:t>
      </w:r>
      <w:r w:rsidRPr="006432F4">
        <w:rPr>
          <w:rFonts w:ascii="Times New Roman" w:hAnsi="Times New Roman" w:cs="Times New Roman"/>
          <w:sz w:val="20"/>
          <w:szCs w:val="24"/>
        </w:rPr>
        <w:t>去噪方法</w:t>
      </w:r>
      <w:r w:rsidR="004E28BD">
        <w:rPr>
          <w:rFonts w:ascii="Times New Roman" w:hAnsi="Times New Roman" w:cs="Times New Roman" w:hint="eastAsia"/>
          <w:sz w:val="20"/>
          <w:szCs w:val="24"/>
        </w:rPr>
        <w:t>，</w:t>
      </w:r>
      <w:r w:rsidR="004E28BD">
        <w:rPr>
          <w:rFonts w:ascii="Times New Roman" w:hAnsi="Times New Roman" w:cs="Times New Roman"/>
          <w:sz w:val="20"/>
          <w:szCs w:val="24"/>
        </w:rPr>
        <w:t>其</w:t>
      </w:r>
      <w:r w:rsidRPr="006432F4">
        <w:rPr>
          <w:rFonts w:ascii="Times New Roman" w:hAnsi="Times New Roman" w:cs="Times New Roman"/>
          <w:sz w:val="20"/>
          <w:szCs w:val="24"/>
        </w:rPr>
        <w:t>对有效信息的损伤较大且需人工干预。本文将</w:t>
      </w:r>
      <w:r w:rsidRPr="006432F4">
        <w:rPr>
          <w:rFonts w:ascii="Times New Roman" w:hAnsi="Times New Roman" w:cs="Times New Roman"/>
          <w:sz w:val="20"/>
          <w:szCs w:val="24"/>
        </w:rPr>
        <w:t>Inception</w:t>
      </w:r>
      <w:r w:rsidRPr="006432F4">
        <w:rPr>
          <w:rFonts w:ascii="Times New Roman" w:hAnsi="Times New Roman" w:cs="Times New Roman"/>
          <w:sz w:val="20"/>
          <w:szCs w:val="24"/>
        </w:rPr>
        <w:t>模块和残差学习策略同时应用于</w:t>
      </w:r>
      <w:r w:rsidRPr="006432F4">
        <w:rPr>
          <w:rFonts w:ascii="Times New Roman" w:hAnsi="Times New Roman" w:cs="Times New Roman"/>
          <w:sz w:val="20"/>
          <w:szCs w:val="24"/>
        </w:rPr>
        <w:t>U-net</w:t>
      </w:r>
      <w:r w:rsidRPr="006432F4">
        <w:rPr>
          <w:rFonts w:ascii="Times New Roman" w:hAnsi="Times New Roman" w:cs="Times New Roman"/>
          <w:sz w:val="20"/>
          <w:szCs w:val="24"/>
        </w:rPr>
        <w:t>神经网络中，用并行多尺度卷积</w:t>
      </w:r>
      <w:r w:rsidR="00C43790" w:rsidRPr="006432F4">
        <w:rPr>
          <w:rFonts w:ascii="Times New Roman" w:hAnsi="Times New Roman" w:cs="Times New Roman" w:hint="eastAsia"/>
          <w:sz w:val="20"/>
          <w:szCs w:val="24"/>
        </w:rPr>
        <w:t>层</w:t>
      </w:r>
      <w:r w:rsidRPr="006432F4">
        <w:rPr>
          <w:rFonts w:ascii="Times New Roman" w:hAnsi="Times New Roman" w:cs="Times New Roman"/>
          <w:sz w:val="20"/>
          <w:szCs w:val="24"/>
        </w:rPr>
        <w:t>取代常规卷积</w:t>
      </w:r>
      <w:r w:rsidR="00C43790" w:rsidRPr="006432F4">
        <w:rPr>
          <w:rFonts w:ascii="Times New Roman" w:hAnsi="Times New Roman" w:cs="Times New Roman" w:hint="eastAsia"/>
          <w:sz w:val="20"/>
          <w:szCs w:val="24"/>
        </w:rPr>
        <w:t>层</w:t>
      </w:r>
      <w:r w:rsidRPr="006432F4">
        <w:rPr>
          <w:rFonts w:ascii="Times New Roman" w:hAnsi="Times New Roman" w:cs="Times New Roman"/>
          <w:sz w:val="20"/>
          <w:szCs w:val="24"/>
        </w:rPr>
        <w:t>，结合残差学习和批标准化提升网络性能，该方法在不显著增加神经网络参数量以及计算量的前提下拓展了</w:t>
      </w:r>
      <w:r w:rsidRPr="006432F4">
        <w:rPr>
          <w:rFonts w:ascii="Times New Roman" w:hAnsi="Times New Roman" w:cs="Times New Roman"/>
          <w:sz w:val="20"/>
          <w:szCs w:val="24"/>
        </w:rPr>
        <w:t>U-net</w:t>
      </w:r>
      <w:r w:rsidRPr="006432F4">
        <w:rPr>
          <w:rFonts w:ascii="Times New Roman" w:hAnsi="Times New Roman" w:cs="Times New Roman"/>
          <w:sz w:val="20"/>
          <w:szCs w:val="24"/>
        </w:rPr>
        <w:t>横向宽度和纵向深度，进而实现</w:t>
      </w:r>
      <w:r w:rsidR="004E28BD">
        <w:rPr>
          <w:rFonts w:ascii="Times New Roman" w:hAnsi="Times New Roman" w:cs="Times New Roman" w:hint="eastAsia"/>
          <w:sz w:val="20"/>
          <w:szCs w:val="24"/>
        </w:rPr>
        <w:t>了</w:t>
      </w:r>
      <w:r w:rsidRPr="006432F4">
        <w:rPr>
          <w:rFonts w:ascii="Times New Roman" w:hAnsi="Times New Roman" w:cs="Times New Roman"/>
          <w:sz w:val="20"/>
          <w:szCs w:val="24"/>
        </w:rPr>
        <w:t>地震数据中</w:t>
      </w:r>
      <w:r w:rsidR="004E28BD">
        <w:rPr>
          <w:rFonts w:ascii="Times New Roman" w:hAnsi="Times New Roman" w:cs="Times New Roman" w:hint="eastAsia"/>
          <w:sz w:val="20"/>
          <w:szCs w:val="24"/>
        </w:rPr>
        <w:t>野值干扰</w:t>
      </w:r>
      <w:r w:rsidRPr="006432F4">
        <w:rPr>
          <w:rFonts w:ascii="Times New Roman" w:hAnsi="Times New Roman" w:cs="Times New Roman"/>
          <w:sz w:val="20"/>
          <w:szCs w:val="24"/>
        </w:rPr>
        <w:t>的高精度剔除。基于模型数据和实际数据的实验均表明，</w:t>
      </w:r>
      <w:r w:rsidR="004E28BD" w:rsidRPr="006432F4">
        <w:rPr>
          <w:rFonts w:ascii="Times New Roman" w:hAnsi="Times New Roman" w:cs="Times New Roman"/>
          <w:sz w:val="20"/>
          <w:szCs w:val="24"/>
        </w:rPr>
        <w:t>基于</w:t>
      </w:r>
      <w:r w:rsidR="004E28BD" w:rsidRPr="006432F4">
        <w:rPr>
          <w:rFonts w:ascii="Times New Roman" w:hAnsi="Times New Roman" w:cs="Times New Roman"/>
          <w:sz w:val="20"/>
          <w:szCs w:val="24"/>
        </w:rPr>
        <w:t>Inception</w:t>
      </w:r>
      <w:r w:rsidR="004E28BD" w:rsidRPr="006432F4">
        <w:rPr>
          <w:rFonts w:ascii="Times New Roman" w:hAnsi="Times New Roman" w:cs="Times New Roman"/>
          <w:sz w:val="20"/>
          <w:szCs w:val="24"/>
        </w:rPr>
        <w:t>模型的</w:t>
      </w:r>
      <w:r w:rsidR="004E28BD" w:rsidRPr="006432F4">
        <w:rPr>
          <w:rFonts w:ascii="Times New Roman" w:hAnsi="Times New Roman" w:cs="Times New Roman"/>
          <w:sz w:val="20"/>
          <w:szCs w:val="24"/>
        </w:rPr>
        <w:t>U-net</w:t>
      </w:r>
      <w:r w:rsidR="004E28BD" w:rsidRPr="006432F4">
        <w:rPr>
          <w:rFonts w:ascii="Times New Roman" w:hAnsi="Times New Roman" w:cs="Times New Roman"/>
          <w:sz w:val="20"/>
          <w:szCs w:val="24"/>
        </w:rPr>
        <w:t>神经网络训练速度快</w:t>
      </w:r>
      <w:r w:rsidR="004E28BD">
        <w:rPr>
          <w:rFonts w:ascii="Times New Roman" w:hAnsi="Times New Roman" w:cs="Times New Roman" w:hint="eastAsia"/>
          <w:sz w:val="20"/>
          <w:szCs w:val="24"/>
        </w:rPr>
        <w:t>且</w:t>
      </w:r>
      <w:r w:rsidRPr="006432F4">
        <w:rPr>
          <w:rFonts w:ascii="Times New Roman" w:hAnsi="Times New Roman" w:cs="Times New Roman"/>
          <w:sz w:val="20"/>
          <w:szCs w:val="24"/>
        </w:rPr>
        <w:t>泛化性强</w:t>
      </w:r>
      <w:r w:rsidR="004E28BD">
        <w:rPr>
          <w:rFonts w:ascii="Times New Roman" w:hAnsi="Times New Roman" w:cs="Times New Roman" w:hint="eastAsia"/>
          <w:sz w:val="20"/>
          <w:szCs w:val="24"/>
        </w:rPr>
        <w:t>，</w:t>
      </w:r>
      <w:r w:rsidRPr="006432F4">
        <w:rPr>
          <w:rFonts w:ascii="Times New Roman" w:hAnsi="Times New Roman" w:cs="Times New Roman"/>
          <w:sz w:val="20"/>
          <w:szCs w:val="24"/>
        </w:rPr>
        <w:t>噪音剔除精度高。相比于</w:t>
      </w:r>
      <w:r w:rsidR="004E28BD">
        <w:rPr>
          <w:rFonts w:ascii="Times New Roman" w:hAnsi="Times New Roman" w:cs="Times New Roman" w:hint="eastAsia"/>
          <w:sz w:val="20"/>
          <w:szCs w:val="24"/>
        </w:rPr>
        <w:t>常规阈值压制类</w:t>
      </w:r>
      <w:r w:rsidRPr="006432F4">
        <w:rPr>
          <w:rFonts w:ascii="Times New Roman" w:hAnsi="Times New Roman" w:cs="Times New Roman"/>
          <w:sz w:val="20"/>
          <w:szCs w:val="24"/>
        </w:rPr>
        <w:t>技术，</w:t>
      </w:r>
      <w:r w:rsidR="004E28BD">
        <w:rPr>
          <w:rFonts w:ascii="Times New Roman" w:hAnsi="Times New Roman" w:cs="Times New Roman" w:hint="eastAsia"/>
          <w:sz w:val="20"/>
          <w:szCs w:val="24"/>
        </w:rPr>
        <w:t>其处理效率更高</w:t>
      </w:r>
      <w:r w:rsidRPr="006432F4">
        <w:rPr>
          <w:rFonts w:ascii="Times New Roman" w:hAnsi="Times New Roman" w:cs="Times New Roman"/>
          <w:sz w:val="20"/>
          <w:szCs w:val="24"/>
        </w:rPr>
        <w:t>且</w:t>
      </w:r>
      <w:r w:rsidR="004E28BD">
        <w:rPr>
          <w:rFonts w:ascii="Times New Roman" w:hAnsi="Times New Roman" w:cs="Times New Roman" w:hint="eastAsia"/>
          <w:sz w:val="20"/>
          <w:szCs w:val="24"/>
        </w:rPr>
        <w:t>噪音剔除</w:t>
      </w:r>
      <w:r w:rsidR="004E28BD">
        <w:rPr>
          <w:rFonts w:ascii="Times New Roman" w:hAnsi="Times New Roman" w:cs="Times New Roman"/>
          <w:sz w:val="20"/>
          <w:szCs w:val="24"/>
        </w:rPr>
        <w:t>效果更好</w:t>
      </w:r>
      <w:r w:rsidRPr="006432F4">
        <w:rPr>
          <w:rFonts w:ascii="Times New Roman" w:hAnsi="Times New Roman" w:cs="Times New Roman"/>
          <w:sz w:val="20"/>
          <w:szCs w:val="24"/>
        </w:rPr>
        <w:t>，</w:t>
      </w:r>
      <w:r w:rsidR="004E28BD">
        <w:rPr>
          <w:rFonts w:ascii="Times New Roman" w:hAnsi="Times New Roman" w:cs="Times New Roman" w:hint="eastAsia"/>
          <w:sz w:val="20"/>
          <w:szCs w:val="24"/>
        </w:rPr>
        <w:t>显示出</w:t>
      </w:r>
      <w:r w:rsidR="004E28BD">
        <w:rPr>
          <w:rFonts w:ascii="Times New Roman" w:hAnsi="Times New Roman" w:cs="Times New Roman"/>
          <w:sz w:val="20"/>
          <w:szCs w:val="24"/>
        </w:rPr>
        <w:t>该技术在实际数据处理中具有良好的应用前景</w:t>
      </w:r>
      <w:r w:rsidRPr="006432F4">
        <w:rPr>
          <w:rFonts w:ascii="Times New Roman" w:hAnsi="Times New Roman" w:cs="Times New Roman"/>
          <w:sz w:val="20"/>
          <w:szCs w:val="24"/>
        </w:rPr>
        <w:t>。</w:t>
      </w:r>
    </w:p>
    <w:p w:rsidR="00731350" w:rsidRPr="006432F4" w:rsidRDefault="00731350" w:rsidP="00E571E7">
      <w:pPr>
        <w:rPr>
          <w:rFonts w:ascii="Times New Roman" w:hAnsi="Times New Roman" w:cs="Times New Roman"/>
          <w:sz w:val="20"/>
          <w:szCs w:val="24"/>
        </w:rPr>
      </w:pPr>
      <w:r w:rsidRPr="006432F4">
        <w:rPr>
          <w:rFonts w:ascii="Times New Roman" w:hAnsi="Times New Roman" w:cs="Times New Roman"/>
          <w:b/>
          <w:sz w:val="20"/>
          <w:szCs w:val="24"/>
        </w:rPr>
        <w:t>关键词：</w:t>
      </w:r>
      <w:r w:rsidR="004E28BD" w:rsidRPr="00E27F4D">
        <w:rPr>
          <w:rFonts w:ascii="Times New Roman" w:hAnsi="Times New Roman" w:cs="Times New Roman" w:hint="eastAsia"/>
          <w:sz w:val="20"/>
          <w:szCs w:val="24"/>
        </w:rPr>
        <w:t>野值干扰</w:t>
      </w:r>
      <w:r w:rsidR="004E28BD">
        <w:rPr>
          <w:rFonts w:ascii="Times New Roman" w:hAnsi="Times New Roman" w:cs="Times New Roman" w:hint="eastAsia"/>
          <w:sz w:val="20"/>
          <w:szCs w:val="24"/>
        </w:rPr>
        <w:t>；</w:t>
      </w:r>
      <w:r w:rsidR="00AB0FC7">
        <w:rPr>
          <w:rFonts w:ascii="Times New Roman" w:hAnsi="Times New Roman" w:cs="Times New Roman" w:hint="eastAsia"/>
          <w:sz w:val="20"/>
          <w:szCs w:val="24"/>
        </w:rPr>
        <w:t>噪音剔除</w:t>
      </w:r>
      <w:r w:rsidR="00AB0FC7">
        <w:rPr>
          <w:rFonts w:ascii="Times New Roman" w:hAnsi="Times New Roman" w:cs="Times New Roman"/>
          <w:sz w:val="20"/>
          <w:szCs w:val="24"/>
        </w:rPr>
        <w:t>；</w:t>
      </w:r>
      <w:r w:rsidR="004E28BD" w:rsidRPr="006432F4">
        <w:rPr>
          <w:rFonts w:ascii="Times New Roman" w:hAnsi="Times New Roman" w:cs="Times New Roman"/>
          <w:sz w:val="20"/>
          <w:szCs w:val="24"/>
        </w:rPr>
        <w:t>U-net</w:t>
      </w:r>
      <w:r w:rsidR="004E28BD" w:rsidRPr="006432F4">
        <w:rPr>
          <w:rFonts w:ascii="Times New Roman" w:hAnsi="Times New Roman" w:cs="Times New Roman"/>
          <w:sz w:val="20"/>
          <w:szCs w:val="24"/>
        </w:rPr>
        <w:t>；</w:t>
      </w:r>
      <w:r w:rsidRPr="006432F4">
        <w:rPr>
          <w:rFonts w:ascii="Times New Roman" w:hAnsi="Times New Roman" w:cs="Times New Roman"/>
          <w:sz w:val="20"/>
          <w:szCs w:val="24"/>
        </w:rPr>
        <w:t>Inception</w:t>
      </w:r>
      <w:r w:rsidRPr="006432F4">
        <w:rPr>
          <w:rFonts w:ascii="Times New Roman" w:hAnsi="Times New Roman" w:cs="Times New Roman"/>
          <w:sz w:val="20"/>
          <w:szCs w:val="24"/>
        </w:rPr>
        <w:t>模型；</w:t>
      </w:r>
      <w:r w:rsidR="004E28BD">
        <w:rPr>
          <w:rFonts w:ascii="Times New Roman" w:hAnsi="Times New Roman" w:cs="Times New Roman" w:hint="eastAsia"/>
          <w:sz w:val="20"/>
          <w:szCs w:val="24"/>
        </w:rPr>
        <w:t>残差学习</w:t>
      </w:r>
    </w:p>
    <w:p w:rsidR="00731350" w:rsidRPr="006432F4" w:rsidRDefault="00530C39" w:rsidP="00994CA3">
      <w:pPr>
        <w:pStyle w:val="2"/>
      </w:pPr>
      <w:r w:rsidRPr="006432F4">
        <w:rPr>
          <w:rFonts w:hint="eastAsia"/>
        </w:rPr>
        <w:t xml:space="preserve">0 </w:t>
      </w:r>
      <w:r w:rsidR="00731350" w:rsidRPr="006432F4">
        <w:t>引言</w:t>
      </w:r>
    </w:p>
    <w:p w:rsidR="00731350" w:rsidRDefault="00BF448C" w:rsidP="00994CA3">
      <w:pPr>
        <w:ind w:firstLineChars="200" w:firstLine="420"/>
        <w:rPr>
          <w:rFonts w:ascii="Times New Roman" w:hAnsi="Times New Roman"/>
        </w:rPr>
      </w:pPr>
      <w:r w:rsidRPr="00BF448C">
        <w:rPr>
          <w:rFonts w:ascii="Times New Roman" w:hAnsi="Times New Roman" w:hint="eastAsia"/>
        </w:rPr>
        <w:t>野值干扰是实际地震资料的常见非相干噪声</w:t>
      </w:r>
      <w:r w:rsidR="00731350" w:rsidRPr="006432F4">
        <w:rPr>
          <w:rFonts w:ascii="Times New Roman" w:hAnsi="Times New Roman"/>
        </w:rPr>
        <w:t>，在炮集域多表现为弧形干扰和线性干扰（潘军等，</w:t>
      </w:r>
      <w:r w:rsidR="00731350" w:rsidRPr="006432F4">
        <w:rPr>
          <w:rFonts w:ascii="Times New Roman" w:hAnsi="Times New Roman"/>
        </w:rPr>
        <w:t>2016</w:t>
      </w:r>
      <w:r w:rsidR="00731350" w:rsidRPr="006432F4">
        <w:rPr>
          <w:rFonts w:ascii="Times New Roman" w:hAnsi="Times New Roman"/>
        </w:rPr>
        <w:t>），其振幅相较于有效信号呈高值异常的特点降低了地震资料的信噪比，因此，地震记录中异常振幅的准确剔除对于后续高精度数据处理具有重要意义。</w:t>
      </w:r>
    </w:p>
    <w:p w:rsidR="00731350" w:rsidRPr="006432F4" w:rsidRDefault="00414F52" w:rsidP="00994CA3">
      <w:pPr>
        <w:rPr>
          <w:rFonts w:ascii="Times New Roman" w:hAnsi="Times New Roman"/>
        </w:rPr>
      </w:pPr>
      <w:r>
        <w:rPr>
          <w:rFonts w:ascii="Times New Roman" w:hAnsi="Times New Roman"/>
        </w:rPr>
        <w:tab/>
      </w:r>
      <w:r>
        <w:rPr>
          <w:rFonts w:ascii="Times New Roman" w:hAnsi="Times New Roman" w:hint="eastAsia"/>
        </w:rPr>
        <w:t>针对</w:t>
      </w:r>
      <w:r>
        <w:rPr>
          <w:rFonts w:ascii="Times New Roman" w:hAnsi="Times New Roman"/>
        </w:rPr>
        <w:t>实际数据</w:t>
      </w:r>
      <w:r>
        <w:rPr>
          <w:rFonts w:ascii="Times New Roman" w:hAnsi="Times New Roman" w:hint="eastAsia"/>
        </w:rPr>
        <w:t>中</w:t>
      </w:r>
      <w:r>
        <w:rPr>
          <w:rFonts w:ascii="Times New Roman" w:hAnsi="Times New Roman"/>
        </w:rPr>
        <w:t>的</w:t>
      </w:r>
      <w:r>
        <w:rPr>
          <w:rFonts w:ascii="Times New Roman" w:hAnsi="Times New Roman" w:hint="eastAsia"/>
        </w:rPr>
        <w:t>压制干扰</w:t>
      </w:r>
      <w:r>
        <w:rPr>
          <w:rFonts w:ascii="Times New Roman" w:hAnsi="Times New Roman"/>
        </w:rPr>
        <w:t>，</w:t>
      </w:r>
      <w:r w:rsidR="00731350" w:rsidRPr="006432F4">
        <w:rPr>
          <w:rFonts w:ascii="Times New Roman" w:hAnsi="Times New Roman"/>
        </w:rPr>
        <w:t>常用的</w:t>
      </w:r>
      <w:r>
        <w:rPr>
          <w:rFonts w:ascii="Times New Roman" w:hAnsi="Times New Roman" w:hint="eastAsia"/>
        </w:rPr>
        <w:t>压制</w:t>
      </w:r>
      <w:r w:rsidR="00731350" w:rsidRPr="006432F4">
        <w:rPr>
          <w:rFonts w:ascii="Times New Roman" w:hAnsi="Times New Roman"/>
        </w:rPr>
        <w:t>方法有滤波法（</w:t>
      </w:r>
      <w:r w:rsidR="00731350" w:rsidRPr="006432F4">
        <w:rPr>
          <w:rFonts w:ascii="Times New Roman" w:hAnsi="Times New Roman"/>
        </w:rPr>
        <w:t>Dabov et al., 2007;Buadesetal.,2005;</w:t>
      </w:r>
      <w:r w:rsidR="00731350" w:rsidRPr="006432F4">
        <w:rPr>
          <w:rFonts w:ascii="Times New Roman" w:hAnsi="Times New Roman"/>
        </w:rPr>
        <w:t>李小红，</w:t>
      </w:r>
      <w:r w:rsidR="00731350" w:rsidRPr="006432F4">
        <w:rPr>
          <w:rFonts w:ascii="Times New Roman" w:hAnsi="Times New Roman"/>
        </w:rPr>
        <w:t>2004</w:t>
      </w:r>
      <w:r w:rsidR="00731350" w:rsidRPr="006432F4">
        <w:rPr>
          <w:rFonts w:ascii="Times New Roman" w:hAnsi="Times New Roman"/>
        </w:rPr>
        <w:t>；刘洋等，</w:t>
      </w:r>
      <w:r w:rsidR="00731350" w:rsidRPr="006432F4">
        <w:rPr>
          <w:rFonts w:ascii="Times New Roman" w:hAnsi="Times New Roman"/>
        </w:rPr>
        <w:t>2011;</w:t>
      </w:r>
      <w:r w:rsidR="00731350" w:rsidRPr="006432F4">
        <w:rPr>
          <w:rFonts w:ascii="Times New Roman" w:hAnsi="Times New Roman"/>
        </w:rPr>
        <w:t>王伟等，</w:t>
      </w:r>
      <w:r w:rsidR="00731350" w:rsidRPr="006432F4">
        <w:rPr>
          <w:rFonts w:ascii="Times New Roman" w:hAnsi="Times New Roman"/>
        </w:rPr>
        <w:t>2012;</w:t>
      </w:r>
      <w:r w:rsidR="00731350" w:rsidRPr="006432F4">
        <w:rPr>
          <w:rFonts w:ascii="Times New Roman" w:hAnsi="Times New Roman"/>
        </w:rPr>
        <w:t>袁勇和张固澜，</w:t>
      </w:r>
      <w:r w:rsidR="00731350" w:rsidRPr="006432F4">
        <w:rPr>
          <w:rFonts w:ascii="Times New Roman" w:hAnsi="Times New Roman"/>
        </w:rPr>
        <w:t>2013</w:t>
      </w:r>
      <w:r w:rsidR="00731350" w:rsidRPr="006432F4">
        <w:rPr>
          <w:rFonts w:ascii="Times New Roman" w:hAnsi="Times New Roman"/>
        </w:rPr>
        <w:t>；</w:t>
      </w:r>
      <w:r w:rsidR="00731350" w:rsidRPr="006432F4">
        <w:rPr>
          <w:rFonts w:ascii="Times New Roman" w:hAnsi="Times New Roman"/>
        </w:rPr>
        <w:t>Chen</w:t>
      </w:r>
      <w:r w:rsidR="00731350" w:rsidRPr="006432F4">
        <w:rPr>
          <w:rFonts w:ascii="Times New Roman" w:hAnsi="Times New Roman"/>
        </w:rPr>
        <w:t>，</w:t>
      </w:r>
      <w:r w:rsidR="00731350" w:rsidRPr="006432F4">
        <w:rPr>
          <w:rFonts w:ascii="Times New Roman" w:hAnsi="Times New Roman"/>
        </w:rPr>
        <w:t>2009</w:t>
      </w:r>
      <w:r w:rsidR="00731350" w:rsidRPr="006432F4">
        <w:rPr>
          <w:rFonts w:ascii="Times New Roman" w:hAnsi="Times New Roman"/>
        </w:rPr>
        <w:t>）、块匹配（</w:t>
      </w:r>
      <w:r w:rsidR="00731350" w:rsidRPr="006432F4">
        <w:rPr>
          <w:rFonts w:ascii="Times New Roman" w:hAnsi="Times New Roman"/>
        </w:rPr>
        <w:t>Zhang and Mirko</w:t>
      </w:r>
      <w:r w:rsidR="00731350" w:rsidRPr="006432F4">
        <w:rPr>
          <w:rFonts w:ascii="Times New Roman" w:hAnsi="Times New Roman"/>
        </w:rPr>
        <w:t>，</w:t>
      </w:r>
      <w:r w:rsidR="00731350" w:rsidRPr="006432F4">
        <w:rPr>
          <w:rFonts w:ascii="Times New Roman" w:hAnsi="Times New Roman"/>
        </w:rPr>
        <w:t xml:space="preserve"> 2018</w:t>
      </w:r>
      <w:r w:rsidR="00731350" w:rsidRPr="006432F4">
        <w:rPr>
          <w:rFonts w:ascii="Times New Roman" w:hAnsi="Times New Roman"/>
        </w:rPr>
        <w:t>；孙成禹等，</w:t>
      </w:r>
      <w:r w:rsidR="00731350" w:rsidRPr="006432F4">
        <w:rPr>
          <w:rFonts w:ascii="Times New Roman" w:hAnsi="Times New Roman"/>
        </w:rPr>
        <w:t>2019</w:t>
      </w:r>
      <w:r w:rsidR="00731350" w:rsidRPr="006432F4">
        <w:rPr>
          <w:rFonts w:ascii="Times New Roman" w:hAnsi="Times New Roman"/>
        </w:rPr>
        <w:t>）、分频噪声识别与压制（</w:t>
      </w:r>
      <w:r w:rsidR="00E0216A" w:rsidRPr="006432F4">
        <w:rPr>
          <w:rFonts w:ascii="Times New Roman" w:hAnsi="Times New Roman"/>
        </w:rPr>
        <w:t>蔡希玲，</w:t>
      </w:r>
      <w:r w:rsidR="00E0216A" w:rsidRPr="006432F4">
        <w:rPr>
          <w:rFonts w:ascii="Times New Roman" w:hAnsi="Times New Roman"/>
        </w:rPr>
        <w:t>1999</w:t>
      </w:r>
      <w:r w:rsidR="00E0216A">
        <w:rPr>
          <w:rFonts w:ascii="Times New Roman" w:hAnsi="Times New Roman" w:hint="eastAsia"/>
        </w:rPr>
        <w:t>；</w:t>
      </w:r>
      <w:r w:rsidR="00E0216A" w:rsidRPr="006432F4">
        <w:rPr>
          <w:rFonts w:ascii="Times New Roman" w:hAnsi="Times New Roman"/>
        </w:rPr>
        <w:t>蒋立等，</w:t>
      </w:r>
      <w:r w:rsidR="00E0216A" w:rsidRPr="006432F4">
        <w:rPr>
          <w:rFonts w:ascii="Times New Roman" w:hAnsi="Times New Roman"/>
        </w:rPr>
        <w:t>2007</w:t>
      </w:r>
      <w:r w:rsidR="00E0216A" w:rsidRPr="006432F4">
        <w:rPr>
          <w:rFonts w:ascii="Times New Roman" w:hAnsi="Times New Roman"/>
        </w:rPr>
        <w:t>；</w:t>
      </w:r>
      <w:r w:rsidR="00E0216A">
        <w:rPr>
          <w:rFonts w:ascii="Times New Roman" w:hAnsi="Times New Roman" w:hint="eastAsia"/>
        </w:rPr>
        <w:t>Bekara</w:t>
      </w:r>
      <w:r w:rsidR="00E0216A">
        <w:rPr>
          <w:rFonts w:ascii="Times New Roman" w:hAnsi="Times New Roman"/>
        </w:rPr>
        <w:t xml:space="preserve"> and Mirko</w:t>
      </w:r>
      <w:r w:rsidR="00E0216A">
        <w:rPr>
          <w:rFonts w:ascii="Times New Roman" w:hAnsi="Times New Roman" w:hint="eastAsia"/>
        </w:rPr>
        <w:t>,</w:t>
      </w:r>
      <w:r w:rsidR="00E0216A">
        <w:rPr>
          <w:rFonts w:ascii="Times New Roman" w:hAnsi="Times New Roman"/>
        </w:rPr>
        <w:t xml:space="preserve"> 2010; </w:t>
      </w:r>
      <w:r w:rsidR="00731350" w:rsidRPr="006432F4">
        <w:rPr>
          <w:rFonts w:ascii="Times New Roman" w:hAnsi="Times New Roman"/>
        </w:rPr>
        <w:t>Niu and Wu, 2013</w:t>
      </w:r>
      <w:r w:rsidR="00731350" w:rsidRPr="006432F4">
        <w:rPr>
          <w:rFonts w:ascii="Times New Roman" w:hAnsi="Times New Roman"/>
        </w:rPr>
        <w:t>；）等。以上方法基本是基于对噪声的识别</w:t>
      </w:r>
      <w:r w:rsidR="00731350" w:rsidRPr="006432F4">
        <w:rPr>
          <w:rFonts w:ascii="Times New Roman" w:hAnsi="Times New Roman"/>
        </w:rPr>
        <w:t>—</w:t>
      </w:r>
      <w:r w:rsidR="00731350" w:rsidRPr="006432F4">
        <w:rPr>
          <w:rFonts w:ascii="Times New Roman" w:hAnsi="Times New Roman"/>
        </w:rPr>
        <w:t>作用域变换</w:t>
      </w:r>
      <w:r w:rsidR="00731350" w:rsidRPr="006432F4">
        <w:rPr>
          <w:rFonts w:ascii="Times New Roman" w:hAnsi="Times New Roman"/>
        </w:rPr>
        <w:t>—</w:t>
      </w:r>
      <w:r w:rsidR="00731350" w:rsidRPr="006432F4">
        <w:rPr>
          <w:rFonts w:ascii="Times New Roman" w:hAnsi="Times New Roman"/>
        </w:rPr>
        <w:t>迭代衰减</w:t>
      </w:r>
      <w:r w:rsidR="00731350" w:rsidRPr="006432F4">
        <w:rPr>
          <w:rFonts w:ascii="Times New Roman" w:hAnsi="Times New Roman"/>
        </w:rPr>
        <w:t>—</w:t>
      </w:r>
      <w:r w:rsidR="00731350" w:rsidRPr="006432F4">
        <w:rPr>
          <w:rFonts w:ascii="Times New Roman" w:hAnsi="Times New Roman"/>
        </w:rPr>
        <w:t>振幅补偿这一流程，部分方法需要人工设置阈值或多次迭代计算，影响数据处理效率和精度，不利于后续的高精度处理。</w:t>
      </w:r>
    </w:p>
    <w:p w:rsidR="00E27F4D" w:rsidRDefault="00731350" w:rsidP="00994CA3">
      <w:pPr>
        <w:ind w:firstLineChars="200" w:firstLine="420"/>
        <w:rPr>
          <w:ins w:id="0" w:author="admin" w:date="2020-05-26T12:21:00Z"/>
          <w:rFonts w:ascii="Times New Roman" w:hAnsi="Times New Roman"/>
        </w:rPr>
      </w:pPr>
      <w:r w:rsidRPr="006432F4">
        <w:rPr>
          <w:rFonts w:ascii="Times New Roman" w:hAnsi="Times New Roman"/>
        </w:rPr>
        <w:t>AlexNet</w:t>
      </w:r>
      <w:r w:rsidRPr="006432F4">
        <w:rPr>
          <w:rFonts w:ascii="Times New Roman" w:hAnsi="Times New Roman"/>
        </w:rPr>
        <w:t>（</w:t>
      </w:r>
      <w:r w:rsidRPr="006432F4">
        <w:rPr>
          <w:rFonts w:ascii="Times New Roman" w:hAnsi="Times New Roman"/>
        </w:rPr>
        <w:t>Krizhevsky et al., 2012</w:t>
      </w:r>
      <w:r w:rsidRPr="006432F4">
        <w:rPr>
          <w:rFonts w:ascii="Times New Roman" w:hAnsi="Times New Roman"/>
        </w:rPr>
        <w:t>）网络的问世、</w:t>
      </w:r>
      <w:r w:rsidRPr="006432F4">
        <w:rPr>
          <w:rFonts w:ascii="Times New Roman" w:hAnsi="Times New Roman"/>
        </w:rPr>
        <w:t>GPU</w:t>
      </w:r>
      <w:r w:rsidRPr="006432F4">
        <w:rPr>
          <w:rFonts w:ascii="Times New Roman" w:hAnsi="Times New Roman"/>
        </w:rPr>
        <w:t>显存容量和计算能力的持续性提升为不同神经网络架构</w:t>
      </w:r>
      <w:r w:rsidR="00E27F4D">
        <w:rPr>
          <w:rFonts w:ascii="Times New Roman" w:hAnsi="Times New Roman" w:hint="eastAsia"/>
        </w:rPr>
        <w:t>（</w:t>
      </w:r>
      <w:r w:rsidR="00E27F4D" w:rsidRPr="00E27F4D">
        <w:rPr>
          <w:rFonts w:ascii="Times New Roman" w:hAnsi="Times New Roman"/>
          <w:sz w:val="24"/>
          <w:szCs w:val="24"/>
        </w:rPr>
        <w:t>Goodfellow et al., 2014</w:t>
      </w:r>
      <w:r w:rsidR="00E27F4D" w:rsidRPr="00E27F4D">
        <w:rPr>
          <w:rFonts w:ascii="Times New Roman" w:hAnsi="Times New Roman" w:hint="eastAsia"/>
          <w:sz w:val="24"/>
          <w:szCs w:val="24"/>
        </w:rPr>
        <w:t>；</w:t>
      </w:r>
      <w:r w:rsidR="00E27F4D" w:rsidRPr="00E27F4D">
        <w:rPr>
          <w:rFonts w:ascii="Times New Roman" w:hAnsi="Times New Roman" w:hint="eastAsia"/>
          <w:sz w:val="24"/>
          <w:szCs w:val="24"/>
        </w:rPr>
        <w:t>Simonyan</w:t>
      </w:r>
      <w:r w:rsidR="00E27F4D" w:rsidRPr="00E27F4D">
        <w:rPr>
          <w:rFonts w:ascii="Times New Roman" w:hAnsi="Times New Roman"/>
          <w:sz w:val="24"/>
          <w:szCs w:val="24"/>
        </w:rPr>
        <w:t xml:space="preserve"> and Zisserman, 2014</w:t>
      </w:r>
      <w:r w:rsidR="00E27F4D" w:rsidRPr="00E27F4D">
        <w:rPr>
          <w:rFonts w:ascii="Times New Roman" w:hAnsi="Times New Roman" w:hint="eastAsia"/>
          <w:sz w:val="24"/>
          <w:szCs w:val="24"/>
        </w:rPr>
        <w:t>；</w:t>
      </w:r>
      <w:r w:rsidR="00E27F4D" w:rsidRPr="00E27F4D">
        <w:rPr>
          <w:rFonts w:ascii="Times New Roman" w:hAnsi="Times New Roman"/>
          <w:sz w:val="24"/>
          <w:szCs w:val="24"/>
        </w:rPr>
        <w:t>Shelhamer et al., 2014</w:t>
      </w:r>
      <w:r w:rsidR="00E27F4D" w:rsidRPr="00E27F4D">
        <w:rPr>
          <w:rFonts w:ascii="Times New Roman" w:hAnsi="Times New Roman" w:hint="eastAsia"/>
          <w:sz w:val="24"/>
          <w:szCs w:val="24"/>
        </w:rPr>
        <w:t>；</w:t>
      </w:r>
      <w:r w:rsidR="00E27F4D" w:rsidRPr="00E27F4D">
        <w:rPr>
          <w:rFonts w:ascii="Times New Roman" w:hAnsi="Times New Roman"/>
          <w:sz w:val="24"/>
          <w:szCs w:val="24"/>
        </w:rPr>
        <w:t>Ronneberger et al., 2015</w:t>
      </w:r>
      <w:r w:rsidR="00E27F4D" w:rsidRPr="00E27F4D">
        <w:rPr>
          <w:rFonts w:ascii="Times New Roman" w:hAnsi="Times New Roman" w:hint="eastAsia"/>
          <w:sz w:val="24"/>
          <w:szCs w:val="24"/>
        </w:rPr>
        <w:t>；</w:t>
      </w:r>
      <w:r w:rsidR="00E27F4D" w:rsidRPr="00E27F4D">
        <w:rPr>
          <w:rFonts w:ascii="Times New Roman" w:hAnsi="Times New Roman"/>
          <w:sz w:val="24"/>
          <w:szCs w:val="24"/>
        </w:rPr>
        <w:t>Christian et al., 2015</w:t>
      </w:r>
      <w:r w:rsidR="00E27F4D" w:rsidRPr="00E27F4D">
        <w:rPr>
          <w:rFonts w:ascii="Times New Roman" w:hAnsi="Times New Roman" w:hint="eastAsia"/>
          <w:sz w:val="24"/>
          <w:szCs w:val="24"/>
        </w:rPr>
        <w:t>；</w:t>
      </w:r>
      <w:r w:rsidR="00E27F4D" w:rsidRPr="00E27F4D">
        <w:rPr>
          <w:rFonts w:ascii="Times New Roman" w:hAnsi="Times New Roman" w:hint="eastAsia"/>
          <w:sz w:val="24"/>
          <w:szCs w:val="24"/>
        </w:rPr>
        <w:t>He</w:t>
      </w:r>
      <w:r w:rsidR="00E27F4D" w:rsidRPr="00E27F4D">
        <w:rPr>
          <w:rFonts w:ascii="Times New Roman" w:hAnsi="Times New Roman"/>
          <w:sz w:val="24"/>
          <w:szCs w:val="24"/>
        </w:rPr>
        <w:t xml:space="preserve"> et al., 2016</w:t>
      </w:r>
      <w:r w:rsidR="00E27F4D" w:rsidRPr="00E27F4D">
        <w:rPr>
          <w:rFonts w:ascii="Times New Roman" w:hAnsi="Times New Roman" w:hint="eastAsia"/>
          <w:sz w:val="24"/>
          <w:szCs w:val="24"/>
        </w:rPr>
        <w:t>；</w:t>
      </w:r>
      <w:r w:rsidR="00E27F4D">
        <w:rPr>
          <w:rFonts w:ascii="Times New Roman" w:hAnsi="Times New Roman" w:hint="eastAsia"/>
        </w:rPr>
        <w:t>）</w:t>
      </w:r>
      <w:r w:rsidR="00E27F4D" w:rsidRPr="006432F4">
        <w:rPr>
          <w:rFonts w:ascii="Times New Roman" w:hAnsi="Times New Roman"/>
        </w:rPr>
        <w:t>的提出</w:t>
      </w:r>
      <w:r w:rsidRPr="006432F4">
        <w:rPr>
          <w:rFonts w:ascii="Times New Roman" w:hAnsi="Times New Roman"/>
        </w:rPr>
        <w:t>和应用创造了可能，</w:t>
      </w:r>
      <w:r w:rsidR="00B43935">
        <w:rPr>
          <w:rFonts w:ascii="Times New Roman" w:hAnsi="Times New Roman" w:hint="eastAsia"/>
        </w:rPr>
        <w:t>也有力</w:t>
      </w:r>
      <w:r w:rsidR="00B43935">
        <w:rPr>
          <w:rFonts w:ascii="Times New Roman" w:hAnsi="Times New Roman"/>
        </w:rPr>
        <w:t>地</w:t>
      </w:r>
      <w:r w:rsidR="00B43935">
        <w:rPr>
          <w:rFonts w:ascii="Times New Roman" w:hAnsi="Times New Roman" w:hint="eastAsia"/>
        </w:rPr>
        <w:t>推动了</w:t>
      </w:r>
      <w:r w:rsidR="006D07EF">
        <w:rPr>
          <w:rFonts w:ascii="Times New Roman" w:hAnsi="Times New Roman" w:hint="eastAsia"/>
        </w:rPr>
        <w:t>以</w:t>
      </w:r>
      <w:r w:rsidR="00B43935">
        <w:rPr>
          <w:rFonts w:ascii="Times New Roman" w:hAnsi="Times New Roman"/>
        </w:rPr>
        <w:t>卷积神经网络</w:t>
      </w:r>
      <w:r w:rsidR="00344969">
        <w:rPr>
          <w:rFonts w:ascii="Times New Roman" w:hAnsi="Times New Roman" w:hint="eastAsia"/>
        </w:rPr>
        <w:t>为代表</w:t>
      </w:r>
      <w:r w:rsidR="00344969">
        <w:rPr>
          <w:rFonts w:ascii="Times New Roman" w:hAnsi="Times New Roman"/>
        </w:rPr>
        <w:t>的深度学习技术在</w:t>
      </w:r>
      <w:r w:rsidR="00344969">
        <w:rPr>
          <w:rFonts w:ascii="Times New Roman" w:hAnsi="Times New Roman" w:hint="eastAsia"/>
        </w:rPr>
        <w:t>地震数据处理中的</w:t>
      </w:r>
      <w:r w:rsidR="00344969">
        <w:rPr>
          <w:rFonts w:ascii="Times New Roman" w:hAnsi="Times New Roman"/>
        </w:rPr>
        <w:t>应用</w:t>
      </w:r>
      <w:r w:rsidR="00344969">
        <w:rPr>
          <w:rFonts w:ascii="Times New Roman" w:hAnsi="Times New Roman" w:hint="eastAsia"/>
        </w:rPr>
        <w:t>（</w:t>
      </w:r>
      <w:r w:rsidR="00E27F4D" w:rsidRPr="00E27F4D">
        <w:rPr>
          <w:rFonts w:ascii="Times New Roman" w:hAnsi="Times New Roman"/>
          <w:sz w:val="24"/>
          <w:szCs w:val="24"/>
        </w:rPr>
        <w:t>Biswas et al., 2018; Ma et al., 2018</w:t>
      </w:r>
      <w:r w:rsidR="00E27F4D" w:rsidRPr="00E27F4D">
        <w:rPr>
          <w:rFonts w:ascii="Times New Roman" w:hAnsi="Times New Roman" w:hint="eastAsia"/>
          <w:sz w:val="24"/>
          <w:szCs w:val="24"/>
        </w:rPr>
        <w:t>；</w:t>
      </w:r>
      <w:r w:rsidR="00E27F4D" w:rsidRPr="00E27F4D">
        <w:rPr>
          <w:rFonts w:ascii="Times New Roman" w:hAnsi="Times New Roman"/>
          <w:sz w:val="24"/>
          <w:szCs w:val="24"/>
        </w:rPr>
        <w:t>Alwon, 2018; Mandelli et al., 2018; Xie et al., 2018</w:t>
      </w:r>
      <w:r w:rsidR="00E27F4D" w:rsidRPr="00E27F4D">
        <w:rPr>
          <w:rFonts w:ascii="Times New Roman" w:hAnsi="Times New Roman" w:hint="eastAsia"/>
          <w:sz w:val="24"/>
          <w:szCs w:val="24"/>
        </w:rPr>
        <w:t>；</w:t>
      </w:r>
      <w:r w:rsidR="00E27F4D" w:rsidRPr="00E27F4D">
        <w:rPr>
          <w:rFonts w:ascii="Times New Roman" w:hAnsi="Times New Roman"/>
          <w:sz w:val="24"/>
          <w:szCs w:val="24"/>
        </w:rPr>
        <w:t>Picetti et al., 2018; Halpert et al., 2018</w:t>
      </w:r>
      <w:r w:rsidR="00E27F4D" w:rsidRPr="00E27F4D">
        <w:rPr>
          <w:rFonts w:ascii="Times New Roman" w:hAnsi="Times New Roman" w:hint="eastAsia"/>
          <w:sz w:val="24"/>
          <w:szCs w:val="24"/>
        </w:rPr>
        <w:t>；</w:t>
      </w:r>
      <w:r w:rsidR="00E27F4D" w:rsidRPr="00E27F4D">
        <w:rPr>
          <w:rFonts w:ascii="Times New Roman" w:hAnsi="Times New Roman"/>
          <w:sz w:val="24"/>
          <w:szCs w:val="24"/>
        </w:rPr>
        <w:t>Das et al., 2018; Phan and Sen, 2018</w:t>
      </w:r>
      <w:r w:rsidR="00E27F4D" w:rsidRPr="00E27F4D">
        <w:rPr>
          <w:rFonts w:ascii="Times New Roman" w:hAnsi="Times New Roman" w:hint="eastAsia"/>
          <w:sz w:val="24"/>
          <w:szCs w:val="24"/>
        </w:rPr>
        <w:t>；</w:t>
      </w:r>
      <w:r w:rsidR="00E27F4D" w:rsidRPr="00E27F4D">
        <w:rPr>
          <w:rFonts w:ascii="Times New Roman" w:hAnsi="Times New Roman" w:hint="eastAsia"/>
          <w:sz w:val="24"/>
          <w:szCs w:val="24"/>
        </w:rPr>
        <w:t>Zhang</w:t>
      </w:r>
      <w:r w:rsidR="00E27F4D" w:rsidRPr="00E27F4D">
        <w:rPr>
          <w:rFonts w:ascii="Times New Roman" w:hAnsi="Times New Roman"/>
          <w:sz w:val="24"/>
          <w:szCs w:val="24"/>
        </w:rPr>
        <w:t xml:space="preserve"> et al., 2016</w:t>
      </w:r>
      <w:r w:rsidR="00344969">
        <w:rPr>
          <w:rFonts w:ascii="Times New Roman" w:hAnsi="Times New Roman" w:hint="eastAsia"/>
        </w:rPr>
        <w:t>）</w:t>
      </w:r>
      <w:r w:rsidRPr="006432F4">
        <w:rPr>
          <w:rFonts w:ascii="Times New Roman" w:hAnsi="Times New Roman"/>
        </w:rPr>
        <w:t>。</w:t>
      </w:r>
    </w:p>
    <w:p w:rsidR="00B43935" w:rsidRDefault="006C49FF" w:rsidP="0078070C">
      <w:pPr>
        <w:ind w:firstLineChars="200" w:firstLine="420"/>
        <w:rPr>
          <w:ins w:id="1" w:author="user" w:date="2020-05-25T23:26:00Z"/>
          <w:rFonts w:ascii="Times New Roman" w:hAnsi="Times New Roman"/>
        </w:rPr>
      </w:pPr>
      <w:r>
        <w:rPr>
          <w:rFonts w:ascii="Times New Roman" w:hAnsi="Times New Roman"/>
        </w:rPr>
        <w:t>Ma</w:t>
      </w:r>
      <w:r>
        <w:rPr>
          <w:rFonts w:ascii="Times New Roman" w:hAnsi="Times New Roman" w:hint="eastAsia"/>
        </w:rPr>
        <w:t>（</w:t>
      </w:r>
      <w:r>
        <w:rPr>
          <w:rFonts w:ascii="Times New Roman" w:hAnsi="Times New Roman" w:hint="eastAsia"/>
        </w:rPr>
        <w:t>2</w:t>
      </w:r>
      <w:r>
        <w:rPr>
          <w:rFonts w:ascii="Times New Roman" w:hAnsi="Times New Roman"/>
        </w:rPr>
        <w:t>018</w:t>
      </w:r>
      <w:r>
        <w:rPr>
          <w:rFonts w:ascii="Times New Roman" w:hAnsi="Times New Roman" w:hint="eastAsia"/>
        </w:rPr>
        <w:t>）、</w:t>
      </w:r>
      <w:r>
        <w:rPr>
          <w:rFonts w:ascii="Times New Roman" w:hAnsi="Times New Roman" w:hint="eastAsia"/>
        </w:rPr>
        <w:t>S</w:t>
      </w:r>
      <w:r>
        <w:rPr>
          <w:rFonts w:ascii="Times New Roman" w:hAnsi="Times New Roman"/>
        </w:rPr>
        <w:t>i</w:t>
      </w:r>
      <w:r>
        <w:rPr>
          <w:rFonts w:ascii="Times New Roman" w:hAnsi="Times New Roman"/>
        </w:rPr>
        <w:t>等</w:t>
      </w:r>
      <w:r>
        <w:rPr>
          <w:rFonts w:ascii="Times New Roman" w:hAnsi="Times New Roman" w:hint="eastAsia"/>
        </w:rPr>
        <w:t>（</w:t>
      </w:r>
      <w:r>
        <w:rPr>
          <w:rFonts w:ascii="Times New Roman" w:hAnsi="Times New Roman" w:hint="eastAsia"/>
        </w:rPr>
        <w:t>2</w:t>
      </w:r>
      <w:r>
        <w:rPr>
          <w:rFonts w:ascii="Times New Roman" w:hAnsi="Times New Roman"/>
        </w:rPr>
        <w:t>019</w:t>
      </w:r>
      <w:r>
        <w:rPr>
          <w:rFonts w:ascii="Times New Roman" w:hAnsi="Times New Roman" w:hint="eastAsia"/>
        </w:rPr>
        <w:t>）、</w:t>
      </w:r>
      <w:r w:rsidR="008C29B1">
        <w:rPr>
          <w:rFonts w:ascii="Times New Roman" w:hAnsi="Times New Roman" w:hint="eastAsia"/>
        </w:rPr>
        <w:t>Li</w:t>
      </w:r>
      <w:r w:rsidR="008C29B1">
        <w:rPr>
          <w:rFonts w:ascii="Times New Roman" w:hAnsi="Times New Roman" w:hint="eastAsia"/>
        </w:rPr>
        <w:t>等（</w:t>
      </w:r>
      <w:r w:rsidR="008C29B1">
        <w:rPr>
          <w:rFonts w:ascii="Times New Roman" w:hAnsi="Times New Roman" w:hint="eastAsia"/>
        </w:rPr>
        <w:t>2</w:t>
      </w:r>
      <w:r w:rsidR="008C29B1">
        <w:rPr>
          <w:rFonts w:ascii="Times New Roman" w:hAnsi="Times New Roman"/>
        </w:rPr>
        <w:t>019</w:t>
      </w:r>
      <w:r w:rsidR="008C29B1">
        <w:rPr>
          <w:rFonts w:ascii="Times New Roman" w:hAnsi="Times New Roman" w:hint="eastAsia"/>
        </w:rPr>
        <w:t>）</w:t>
      </w:r>
      <w:r w:rsidR="00D35377">
        <w:rPr>
          <w:rFonts w:ascii="Times New Roman" w:hAnsi="Times New Roman" w:hint="eastAsia"/>
        </w:rPr>
        <w:t>分别</w:t>
      </w:r>
      <w:r>
        <w:rPr>
          <w:rFonts w:ascii="Times New Roman" w:hAnsi="Times New Roman" w:hint="eastAsia"/>
        </w:rPr>
        <w:t>利用不同深度的</w:t>
      </w:r>
      <w:r>
        <w:rPr>
          <w:rFonts w:ascii="Times New Roman" w:hAnsi="Times New Roman" w:hint="eastAsia"/>
        </w:rPr>
        <w:t>C</w:t>
      </w:r>
      <w:r>
        <w:rPr>
          <w:rFonts w:ascii="Times New Roman" w:hAnsi="Times New Roman"/>
        </w:rPr>
        <w:t>NN</w:t>
      </w:r>
      <w:r w:rsidR="00D35377">
        <w:rPr>
          <w:rFonts w:ascii="Times New Roman" w:hAnsi="Times New Roman"/>
        </w:rPr>
        <w:t>对地震数据进行去噪</w:t>
      </w:r>
      <w:r w:rsidR="00D35377">
        <w:rPr>
          <w:rFonts w:ascii="Times New Roman" w:hAnsi="Times New Roman" w:hint="eastAsia"/>
        </w:rPr>
        <w:t>，</w:t>
      </w:r>
      <w:r w:rsidR="008C29B1">
        <w:rPr>
          <w:rFonts w:ascii="Times New Roman" w:hAnsi="Times New Roman"/>
        </w:rPr>
        <w:t>王钰清等</w:t>
      </w:r>
      <w:r w:rsidR="008C29B1">
        <w:rPr>
          <w:rFonts w:ascii="Times New Roman" w:hAnsi="Times New Roman" w:hint="eastAsia"/>
        </w:rPr>
        <w:t>（</w:t>
      </w:r>
      <w:r w:rsidR="008C29B1">
        <w:rPr>
          <w:rFonts w:ascii="Times New Roman" w:hAnsi="Times New Roman" w:hint="eastAsia"/>
        </w:rPr>
        <w:t>2</w:t>
      </w:r>
      <w:r w:rsidR="008C29B1">
        <w:rPr>
          <w:rFonts w:ascii="Times New Roman" w:hAnsi="Times New Roman"/>
        </w:rPr>
        <w:t>019</w:t>
      </w:r>
      <w:r w:rsidR="008C29B1">
        <w:rPr>
          <w:rFonts w:ascii="Times New Roman" w:hAnsi="Times New Roman" w:hint="eastAsia"/>
        </w:rPr>
        <w:t>）利用</w:t>
      </w:r>
      <w:r w:rsidR="008C29B1">
        <w:rPr>
          <w:rFonts w:ascii="Times New Roman" w:hAnsi="Times New Roman" w:hint="eastAsia"/>
        </w:rPr>
        <w:t>Unet</w:t>
      </w:r>
      <w:r w:rsidR="00E0216A">
        <w:rPr>
          <w:rFonts w:ascii="Times New Roman" w:hAnsi="Times New Roman" w:hint="eastAsia"/>
        </w:rPr>
        <w:t>和数据增广策略对共偏移距道集数据进行噪音剔除</w:t>
      </w:r>
      <w:r w:rsidR="0078070C">
        <w:rPr>
          <w:rFonts w:ascii="Times New Roman" w:hAnsi="Times New Roman" w:hint="eastAsia"/>
        </w:rPr>
        <w:t>。但以上工作所处理的噪声均具有干扰值幅值相对较小、覆盖面广的特点，</w:t>
      </w:r>
      <w:r w:rsidR="00731350" w:rsidRPr="006432F4">
        <w:rPr>
          <w:rFonts w:ascii="Times New Roman" w:hAnsi="Times New Roman"/>
        </w:rPr>
        <w:t>即取任意的、与感受野</w:t>
      </w:r>
      <w:r w:rsidR="00731350" w:rsidRPr="006432F4">
        <w:rPr>
          <w:rFonts w:ascii="Times New Roman" w:hAnsi="Times New Roman"/>
        </w:rPr>
        <w:lastRenderedPageBreak/>
        <w:t>大小相同的数据块时，其信噪比水平相当，</w:t>
      </w:r>
      <w:r w:rsidR="009C6852">
        <w:rPr>
          <w:rFonts w:ascii="Times New Roman" w:hAnsi="Times New Roman"/>
        </w:rPr>
        <w:t>而</w:t>
      </w:r>
      <w:r w:rsidR="00731350" w:rsidRPr="006432F4">
        <w:rPr>
          <w:rFonts w:ascii="Times New Roman" w:hAnsi="Times New Roman"/>
        </w:rPr>
        <w:t>野值一类的异常振幅并</w:t>
      </w:r>
      <w:r w:rsidR="009C6852">
        <w:rPr>
          <w:rFonts w:ascii="Times New Roman" w:hAnsi="Times New Roman"/>
        </w:rPr>
        <w:t>不具有该特性，局部信噪比的差异较大且剖面上沿时间方向的连续性强</w:t>
      </w:r>
      <w:r w:rsidR="009C6852">
        <w:rPr>
          <w:rFonts w:ascii="Times New Roman" w:hAnsi="Times New Roman" w:hint="eastAsia"/>
        </w:rPr>
        <w:t>。</w:t>
      </w:r>
      <w:r w:rsidR="009C6852">
        <w:rPr>
          <w:rFonts w:ascii="Times New Roman" w:hAnsi="Times New Roman"/>
        </w:rPr>
        <w:t>另外</w:t>
      </w:r>
      <w:r w:rsidR="009C6852">
        <w:rPr>
          <w:rFonts w:ascii="Times New Roman" w:hAnsi="Times New Roman" w:hint="eastAsia"/>
        </w:rPr>
        <w:t>，</w:t>
      </w:r>
      <w:r w:rsidR="009C6852">
        <w:rPr>
          <w:rFonts w:ascii="Times New Roman" w:hAnsi="Times New Roman" w:hint="eastAsia"/>
        </w:rPr>
        <w:t>U-net</w:t>
      </w:r>
      <w:r w:rsidR="009C6852">
        <w:rPr>
          <w:rFonts w:ascii="Times New Roman" w:hAnsi="Times New Roman" w:hint="eastAsia"/>
        </w:rPr>
        <w:t>架构和传统</w:t>
      </w:r>
      <w:r w:rsidR="009C6852">
        <w:rPr>
          <w:rFonts w:ascii="Times New Roman" w:hAnsi="Times New Roman" w:hint="eastAsia"/>
        </w:rPr>
        <w:t>C</w:t>
      </w:r>
      <w:r w:rsidR="009C6852">
        <w:rPr>
          <w:rFonts w:ascii="Times New Roman" w:hAnsi="Times New Roman"/>
        </w:rPr>
        <w:t>NN</w:t>
      </w:r>
      <w:r w:rsidR="009C6852">
        <w:rPr>
          <w:rFonts w:ascii="Times New Roman" w:hAnsi="Times New Roman" w:hint="eastAsia"/>
        </w:rPr>
        <w:t>（</w:t>
      </w:r>
      <w:r w:rsidR="009C6852">
        <w:rPr>
          <w:rFonts w:ascii="Times New Roman" w:hAnsi="Times New Roman" w:hint="eastAsia"/>
        </w:rPr>
        <w:t>D</w:t>
      </w:r>
      <w:r w:rsidR="009C6852">
        <w:rPr>
          <w:rFonts w:ascii="Times New Roman" w:hAnsi="Times New Roman"/>
        </w:rPr>
        <w:t>NN</w:t>
      </w:r>
      <w:r w:rsidR="009C6852">
        <w:rPr>
          <w:rFonts w:ascii="Times New Roman" w:hAnsi="Times New Roman" w:hint="eastAsia"/>
        </w:rPr>
        <w:t>）相邻层之间的卷积核固定，使得高维特征无法得到充分利用，冗余的特征层和参数降低了网络优化的效率。</w:t>
      </w:r>
      <w:r w:rsidR="00731350" w:rsidRPr="006432F4">
        <w:rPr>
          <w:rFonts w:ascii="Times New Roman" w:hAnsi="Times New Roman"/>
        </w:rPr>
        <w:t>所以仅利用残差学习结合</w:t>
      </w:r>
      <w:r w:rsidR="00731350" w:rsidRPr="006432F4">
        <w:rPr>
          <w:rFonts w:ascii="Times New Roman" w:hAnsi="Times New Roman"/>
        </w:rPr>
        <w:t>U-net</w:t>
      </w:r>
      <w:r w:rsidR="00731350" w:rsidRPr="006432F4">
        <w:rPr>
          <w:rFonts w:ascii="Times New Roman" w:hAnsi="Times New Roman"/>
        </w:rPr>
        <w:t>这一思路去除地震剖面中异常振幅时会损伤同相轴连续性并且去噪效果也不尽人意。</w:t>
      </w:r>
    </w:p>
    <w:p w:rsidR="00731350" w:rsidRPr="006432F4" w:rsidRDefault="00731350" w:rsidP="00994CA3">
      <w:pPr>
        <w:ind w:firstLineChars="200" w:firstLine="420"/>
        <w:rPr>
          <w:rFonts w:ascii="Times New Roman" w:hAnsi="Times New Roman"/>
        </w:rPr>
      </w:pPr>
      <w:r w:rsidRPr="006432F4">
        <w:rPr>
          <w:rFonts w:ascii="Times New Roman" w:hAnsi="Times New Roman"/>
        </w:rPr>
        <w:t>针对这一问题，</w:t>
      </w:r>
      <w:r w:rsidR="00465DC4">
        <w:rPr>
          <w:rFonts w:ascii="Times New Roman" w:hAnsi="Times New Roman" w:hint="eastAsia"/>
        </w:rPr>
        <w:t>本文</w:t>
      </w:r>
      <w:r w:rsidRPr="006432F4">
        <w:rPr>
          <w:rFonts w:ascii="Times New Roman" w:hAnsi="Times New Roman"/>
        </w:rPr>
        <w:t>基于并行多尺度卷积（</w:t>
      </w:r>
      <w:r w:rsidRPr="006432F4">
        <w:rPr>
          <w:rFonts w:ascii="Times New Roman" w:hAnsi="Times New Roman"/>
        </w:rPr>
        <w:t>NIN</w:t>
      </w:r>
      <w:r w:rsidRPr="006432F4">
        <w:rPr>
          <w:rFonts w:ascii="Times New Roman" w:hAnsi="Times New Roman"/>
        </w:rPr>
        <w:t>中采用多个卷积核并进行特征融合）的</w:t>
      </w:r>
      <w:r w:rsidRPr="006432F4">
        <w:rPr>
          <w:rFonts w:ascii="Times New Roman" w:hAnsi="Times New Roman"/>
        </w:rPr>
        <w:t>Inception</w:t>
      </w:r>
      <w:r w:rsidRPr="006432F4">
        <w:rPr>
          <w:rFonts w:ascii="Times New Roman" w:hAnsi="Times New Roman"/>
        </w:rPr>
        <w:t>模型（</w:t>
      </w:r>
      <w:r w:rsidRPr="006432F4">
        <w:rPr>
          <w:rFonts w:ascii="Times New Roman" w:hAnsi="Times New Roman"/>
        </w:rPr>
        <w:t>Szegedy et al, 2015; Szegedy et al., 2016a; Szegedy et al., 2016b</w:t>
      </w:r>
      <w:r w:rsidRPr="006432F4">
        <w:rPr>
          <w:rFonts w:ascii="Times New Roman" w:hAnsi="Times New Roman"/>
        </w:rPr>
        <w:t>）和残差学习策略</w:t>
      </w:r>
      <w:r w:rsidR="0078070C">
        <w:rPr>
          <w:rFonts w:ascii="Times New Roman" w:hAnsi="Times New Roman" w:hint="eastAsia"/>
        </w:rPr>
        <w:t>（</w:t>
      </w:r>
      <w:r w:rsidR="0078070C">
        <w:rPr>
          <w:rFonts w:ascii="Times New Roman" w:hAnsi="Times New Roman" w:hint="eastAsia"/>
        </w:rPr>
        <w:t>Zhang</w:t>
      </w:r>
      <w:r w:rsidR="005C3E99">
        <w:rPr>
          <w:rFonts w:ascii="Times New Roman" w:hAnsi="Times New Roman"/>
        </w:rPr>
        <w:t xml:space="preserve"> </w:t>
      </w:r>
      <w:r w:rsidR="005C3E99">
        <w:rPr>
          <w:rFonts w:ascii="Times New Roman" w:hAnsi="Times New Roman" w:hint="eastAsia"/>
        </w:rPr>
        <w:t>e</w:t>
      </w:r>
      <w:r w:rsidR="005C3E99">
        <w:rPr>
          <w:rFonts w:ascii="Times New Roman" w:hAnsi="Times New Roman"/>
        </w:rPr>
        <w:t>t.al</w:t>
      </w:r>
      <w:r w:rsidR="0078070C">
        <w:rPr>
          <w:rFonts w:ascii="Times New Roman" w:hAnsi="Times New Roman" w:hint="eastAsia"/>
        </w:rPr>
        <w:t>，</w:t>
      </w:r>
      <w:r w:rsidR="0078070C">
        <w:rPr>
          <w:rFonts w:ascii="Times New Roman" w:hAnsi="Times New Roman" w:hint="eastAsia"/>
        </w:rPr>
        <w:t>2</w:t>
      </w:r>
      <w:r w:rsidR="0078070C">
        <w:rPr>
          <w:rFonts w:ascii="Times New Roman" w:hAnsi="Times New Roman"/>
        </w:rPr>
        <w:t>017</w:t>
      </w:r>
      <w:r w:rsidR="0078070C">
        <w:rPr>
          <w:rFonts w:ascii="Times New Roman" w:hAnsi="Times New Roman" w:hint="eastAsia"/>
        </w:rPr>
        <w:t>）</w:t>
      </w:r>
      <w:r w:rsidR="00465DC4">
        <w:rPr>
          <w:rFonts w:ascii="Times New Roman" w:hAnsi="Times New Roman" w:hint="eastAsia"/>
        </w:rPr>
        <w:t>，</w:t>
      </w:r>
      <w:r w:rsidR="00465DC4">
        <w:rPr>
          <w:rFonts w:ascii="Times New Roman" w:hAnsi="Times New Roman"/>
        </w:rPr>
        <w:t>构建了</w:t>
      </w:r>
      <w:r w:rsidR="00465DC4">
        <w:rPr>
          <w:rFonts w:ascii="Times New Roman" w:hAnsi="Times New Roman" w:hint="eastAsia"/>
        </w:rPr>
        <w:t>适应于野值噪声剔除</w:t>
      </w:r>
      <w:r w:rsidR="00465DC4">
        <w:rPr>
          <w:rFonts w:ascii="Times New Roman" w:hAnsi="Times New Roman"/>
        </w:rPr>
        <w:t>的</w:t>
      </w:r>
      <w:r w:rsidRPr="006432F4">
        <w:rPr>
          <w:rFonts w:ascii="Times New Roman" w:hAnsi="Times New Roman"/>
        </w:rPr>
        <w:t>U</w:t>
      </w:r>
      <w:r w:rsidR="00465DC4">
        <w:rPr>
          <w:rFonts w:ascii="Times New Roman" w:hAnsi="Times New Roman"/>
        </w:rPr>
        <w:t>-</w:t>
      </w:r>
      <w:r w:rsidRPr="006432F4">
        <w:rPr>
          <w:rFonts w:ascii="Times New Roman" w:hAnsi="Times New Roman"/>
        </w:rPr>
        <w:t>net</w:t>
      </w:r>
      <w:r w:rsidR="00465DC4">
        <w:rPr>
          <w:rFonts w:ascii="Times New Roman" w:hAnsi="Times New Roman" w:hint="eastAsia"/>
        </w:rPr>
        <w:t>网络</w:t>
      </w:r>
      <w:r w:rsidR="00465DC4" w:rsidRPr="006432F4">
        <w:rPr>
          <w:rFonts w:ascii="Times New Roman" w:hAnsi="Times New Roman"/>
        </w:rPr>
        <w:t>（</w:t>
      </w:r>
      <w:r w:rsidR="00465DC4" w:rsidRPr="006432F4">
        <w:rPr>
          <w:rFonts w:ascii="Times New Roman" w:hAnsi="Times New Roman"/>
        </w:rPr>
        <w:t>Inception and Residual Learning U-net</w:t>
      </w:r>
      <w:r w:rsidR="00465DC4">
        <w:rPr>
          <w:rFonts w:ascii="Times New Roman" w:hAnsi="Times New Roman" w:hint="eastAsia"/>
        </w:rPr>
        <w:t>，</w:t>
      </w:r>
      <w:bookmarkStart w:id="2" w:name="_GoBack"/>
      <w:bookmarkEnd w:id="2"/>
      <w:r w:rsidR="00465DC4">
        <w:rPr>
          <w:rFonts w:ascii="Times New Roman" w:hAnsi="Times New Roman" w:hint="eastAsia"/>
        </w:rPr>
        <w:t>简称</w:t>
      </w:r>
      <w:r w:rsidR="00465DC4" w:rsidRPr="006432F4">
        <w:rPr>
          <w:rFonts w:ascii="Times New Roman" w:hAnsi="Times New Roman"/>
        </w:rPr>
        <w:t>IRLUnet</w:t>
      </w:r>
      <w:r w:rsidR="00465DC4" w:rsidRPr="006432F4">
        <w:rPr>
          <w:rFonts w:ascii="Times New Roman" w:hAnsi="Times New Roman"/>
        </w:rPr>
        <w:t>）</w:t>
      </w:r>
      <w:r w:rsidRPr="006432F4">
        <w:rPr>
          <w:rFonts w:ascii="Times New Roman" w:hAnsi="Times New Roman"/>
        </w:rPr>
        <w:t>，</w:t>
      </w:r>
      <w:r w:rsidR="00465DC4" w:rsidRPr="0078070C">
        <w:rPr>
          <w:rFonts w:ascii="Times New Roman" w:hAnsi="Times New Roman" w:hint="eastAsia"/>
        </w:rPr>
        <w:t>该</w:t>
      </w:r>
      <w:r w:rsidRPr="0078070C">
        <w:rPr>
          <w:rFonts w:ascii="Times New Roman" w:hAnsi="Times New Roman" w:hint="eastAsia"/>
        </w:rPr>
        <w:t>网络不但能够在上采样过程中融合下采样特征，同时能够充分利用每个特征图中的不同尺度特征</w:t>
      </w:r>
      <w:r w:rsidR="00595F47" w:rsidRPr="0078070C">
        <w:rPr>
          <w:rFonts w:ascii="Times New Roman" w:hAnsi="Times New Roman" w:hint="eastAsia"/>
        </w:rPr>
        <w:t>并将相似特征在层内融合</w:t>
      </w:r>
      <w:r w:rsidRPr="0078070C">
        <w:rPr>
          <w:rFonts w:ascii="Times New Roman" w:hAnsi="Times New Roman" w:hint="eastAsia"/>
        </w:rPr>
        <w:t>，</w:t>
      </w:r>
      <w:r w:rsidR="00595F47" w:rsidRPr="0078070C">
        <w:rPr>
          <w:rFonts w:ascii="Times New Roman" w:hAnsi="Times New Roman" w:hint="eastAsia"/>
        </w:rPr>
        <w:t>同时</w:t>
      </w:r>
      <w:r w:rsidRPr="0078070C">
        <w:rPr>
          <w:rFonts w:ascii="Times New Roman" w:hAnsi="Times New Roman" w:hint="eastAsia"/>
        </w:rPr>
        <w:t>设计</w:t>
      </w:r>
      <w:r w:rsidR="00595F47" w:rsidRPr="0078070C">
        <w:rPr>
          <w:rFonts w:ascii="Times New Roman" w:hAnsi="Times New Roman" w:hint="eastAsia"/>
        </w:rPr>
        <w:t>了</w:t>
      </w:r>
      <w:r w:rsidRPr="0078070C">
        <w:rPr>
          <w:rFonts w:ascii="Times New Roman" w:hAnsi="Times New Roman" w:hint="eastAsia"/>
        </w:rPr>
        <w:t>适合于野值去噪的卷积核。</w:t>
      </w:r>
      <w:r w:rsidRPr="006432F4">
        <w:rPr>
          <w:rFonts w:ascii="Times New Roman" w:hAnsi="Times New Roman"/>
        </w:rPr>
        <w:t>基于模拟地震记录和实际地震记录数据集的网络训练均表明，所提出的</w:t>
      </w:r>
      <w:r w:rsidRPr="006432F4">
        <w:rPr>
          <w:rFonts w:ascii="Times New Roman" w:hAnsi="Times New Roman"/>
        </w:rPr>
        <w:t>IRLUnet</w:t>
      </w:r>
      <w:r w:rsidRPr="006432F4">
        <w:rPr>
          <w:rFonts w:ascii="Times New Roman" w:hAnsi="Times New Roman"/>
        </w:rPr>
        <w:t>方法相较于常规去噪方法的智能化程度更高，且比</w:t>
      </w:r>
      <w:r w:rsidRPr="006432F4">
        <w:rPr>
          <w:rFonts w:ascii="Times New Roman" w:hAnsi="Times New Roman"/>
        </w:rPr>
        <w:t>DnCNN</w:t>
      </w:r>
      <w:r w:rsidRPr="006432F4">
        <w:rPr>
          <w:rFonts w:ascii="Times New Roman" w:hAnsi="Times New Roman"/>
        </w:rPr>
        <w:t>和</w:t>
      </w:r>
      <w:r w:rsidRPr="006432F4">
        <w:rPr>
          <w:rFonts w:ascii="Times New Roman" w:hAnsi="Times New Roman"/>
        </w:rPr>
        <w:t>DnUnet</w:t>
      </w:r>
      <w:r w:rsidRPr="006432F4">
        <w:rPr>
          <w:rFonts w:ascii="Times New Roman" w:hAnsi="Times New Roman"/>
        </w:rPr>
        <w:t>等架构具有更好的泛化和去噪能力。</w:t>
      </w:r>
    </w:p>
    <w:p w:rsidR="00731350" w:rsidRPr="006432F4" w:rsidRDefault="00731350" w:rsidP="00994CA3">
      <w:pPr>
        <w:pStyle w:val="2"/>
      </w:pPr>
      <w:r w:rsidRPr="006432F4">
        <w:t xml:space="preserve">1 </w:t>
      </w:r>
      <w:r w:rsidRPr="006432F4">
        <w:t>方法原理</w:t>
      </w:r>
      <w:r w:rsidR="00064E3B" w:rsidRPr="006432F4">
        <w:fldChar w:fldCharType="begin"/>
      </w:r>
      <w:r w:rsidR="00064E3B" w:rsidRPr="006432F4">
        <w:instrText xml:space="preserve"> MACROBUTTON MTEditEquationSection2 </w:instrText>
      </w:r>
      <w:r w:rsidR="00064E3B" w:rsidRPr="006432F4">
        <w:rPr>
          <w:rStyle w:val="MTEquationSection"/>
        </w:rPr>
        <w:instrText>Equation Chapter 1 Section 1</w:instrText>
      </w:r>
      <w:r w:rsidR="00064E3B" w:rsidRPr="006432F4">
        <w:fldChar w:fldCharType="begin"/>
      </w:r>
      <w:r w:rsidR="00064E3B" w:rsidRPr="006432F4">
        <w:instrText xml:space="preserve"> SEQ MTEqn \r \h \* MERGEFORMAT </w:instrText>
      </w:r>
      <w:r w:rsidR="00064E3B" w:rsidRPr="006432F4">
        <w:fldChar w:fldCharType="end"/>
      </w:r>
      <w:r w:rsidR="00064E3B" w:rsidRPr="006432F4">
        <w:fldChar w:fldCharType="begin"/>
      </w:r>
      <w:r w:rsidR="00064E3B" w:rsidRPr="006432F4">
        <w:instrText xml:space="preserve"> SEQ MTSec \r 1 \h \* MERGEFORMAT </w:instrText>
      </w:r>
      <w:r w:rsidR="00064E3B" w:rsidRPr="006432F4">
        <w:fldChar w:fldCharType="end"/>
      </w:r>
      <w:r w:rsidR="00064E3B" w:rsidRPr="006432F4">
        <w:fldChar w:fldCharType="begin"/>
      </w:r>
      <w:r w:rsidR="00064E3B" w:rsidRPr="006432F4">
        <w:instrText xml:space="preserve"> SEQ MTChap \r 1 \h \* MERGEFORMAT </w:instrText>
      </w:r>
      <w:r w:rsidR="00064E3B" w:rsidRPr="006432F4">
        <w:fldChar w:fldCharType="end"/>
      </w:r>
      <w:r w:rsidR="00064E3B" w:rsidRPr="006432F4">
        <w:fldChar w:fldCharType="end"/>
      </w:r>
    </w:p>
    <w:p w:rsidR="00731350" w:rsidRPr="006432F4" w:rsidRDefault="00731350" w:rsidP="00994CA3">
      <w:pPr>
        <w:pStyle w:val="3"/>
      </w:pPr>
      <w:r w:rsidRPr="006432F4">
        <w:t xml:space="preserve">1.1 </w:t>
      </w:r>
      <w:r w:rsidRPr="006432F4">
        <w:t>残差学习</w:t>
      </w:r>
    </w:p>
    <w:p w:rsidR="00064E3B" w:rsidRPr="006432F4" w:rsidRDefault="00731350" w:rsidP="00E571E7">
      <w:pPr>
        <w:ind w:firstLineChars="200" w:firstLine="420"/>
        <w:rPr>
          <w:rFonts w:ascii="Times New Roman" w:hAnsi="Times New Roman" w:cs="Times New Roman"/>
          <w:sz w:val="24"/>
          <w:szCs w:val="24"/>
        </w:rPr>
      </w:pPr>
      <w:r w:rsidRPr="0078070C">
        <w:rPr>
          <w:rFonts w:ascii="Times New Roman" w:hAnsi="Times New Roman" w:cs="Times New Roman"/>
          <w:szCs w:val="24"/>
        </w:rPr>
        <w:t>基于残差学习策略的神经网络去噪</w:t>
      </w:r>
      <w:r w:rsidRPr="0078070C">
        <w:rPr>
          <w:rFonts w:ascii="Times New Roman" w:hAnsi="Times New Roman" w:cs="Times New Roman"/>
          <w:szCs w:val="24"/>
        </w:rPr>
        <w:t>—</w:t>
      </w:r>
      <w:r w:rsidRPr="0078070C">
        <w:rPr>
          <w:rFonts w:ascii="Times New Roman" w:hAnsi="Times New Roman" w:cs="Times New Roman"/>
          <w:szCs w:val="24"/>
        </w:rPr>
        <w:t>优化问题可以表示为：</w:t>
      </w:r>
    </w:p>
    <w:p w:rsidR="00731350" w:rsidRPr="006432F4" w:rsidRDefault="00731350" w:rsidP="00E571E7">
      <w:pPr>
        <w:pStyle w:val="MTDisplayEquation"/>
        <w:ind w:firstLineChars="0" w:firstLine="0"/>
        <w:rPr>
          <w:rFonts w:ascii="Times New Roman" w:hAnsi="Times New Roman" w:cs="Times New Roman"/>
        </w:rPr>
      </w:pPr>
      <w:r w:rsidRPr="006432F4">
        <w:rPr>
          <w:rFonts w:ascii="Times New Roman" w:hAnsi="Times New Roman" w:cs="Times New Roman"/>
        </w:rPr>
        <w:tab/>
      </w:r>
      <w:r w:rsidRPr="006432F4">
        <w:rPr>
          <w:rFonts w:ascii="Times New Roman" w:hAnsi="Times New Roman" w:cs="Times New Roman"/>
          <w:position w:val="-28"/>
        </w:rPr>
        <w:object w:dxaOrig="442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3pt;height:36pt" o:ole="">
            <v:imagedata r:id="rId7" o:title=""/>
          </v:shape>
          <o:OLEObject Type="Embed" ProgID="Equation.DSMT4" ShapeID="_x0000_i1025" DrawAspect="Content" ObjectID="_1652006430" r:id="rId8"/>
        </w:object>
      </w:r>
      <w:r w:rsidRPr="006432F4">
        <w:rPr>
          <w:rFonts w:ascii="Times New Roman" w:hAnsi="Times New Roman" w:cs="Times New Roman"/>
        </w:rPr>
        <w:t xml:space="preserve"> </w:t>
      </w:r>
      <w:r w:rsidRPr="006432F4">
        <w:rPr>
          <w:rFonts w:ascii="Times New Roman" w:hAnsi="Times New Roman" w:cs="Times New Roman"/>
        </w:rPr>
        <w:tab/>
      </w:r>
      <w:r w:rsidR="00064E3B" w:rsidRPr="006432F4">
        <w:rPr>
          <w:rFonts w:ascii="Times New Roman" w:hAnsi="Times New Roman" w:cs="Times New Roman"/>
        </w:rPr>
        <w:fldChar w:fldCharType="begin"/>
      </w:r>
      <w:r w:rsidR="00064E3B" w:rsidRPr="006432F4">
        <w:rPr>
          <w:rFonts w:ascii="Times New Roman" w:hAnsi="Times New Roman" w:cs="Times New Roman"/>
        </w:rPr>
        <w:instrText xml:space="preserve"> MACROBUTTON MTPlaceRef \* MERGEFORMAT </w:instrText>
      </w:r>
      <w:r w:rsidR="00064E3B" w:rsidRPr="006432F4">
        <w:rPr>
          <w:rFonts w:ascii="Times New Roman" w:hAnsi="Times New Roman" w:cs="Times New Roman"/>
        </w:rPr>
        <w:fldChar w:fldCharType="begin"/>
      </w:r>
      <w:r w:rsidR="00064E3B" w:rsidRPr="006432F4">
        <w:rPr>
          <w:rFonts w:ascii="Times New Roman" w:hAnsi="Times New Roman" w:cs="Times New Roman"/>
        </w:rPr>
        <w:instrText xml:space="preserve"> SEQ MTEqn \h \* MERGEFORMAT </w:instrText>
      </w:r>
      <w:r w:rsidR="00064E3B" w:rsidRPr="006432F4">
        <w:rPr>
          <w:rFonts w:ascii="Times New Roman" w:hAnsi="Times New Roman" w:cs="Times New Roman"/>
        </w:rPr>
        <w:fldChar w:fldCharType="end"/>
      </w:r>
      <w:r w:rsidR="00064E3B" w:rsidRPr="006432F4">
        <w:rPr>
          <w:rFonts w:ascii="Times New Roman" w:hAnsi="Times New Roman" w:cs="Times New Roman"/>
        </w:rPr>
        <w:instrText>(</w:instrText>
      </w:r>
      <w:r w:rsidR="00064E3B" w:rsidRPr="006432F4">
        <w:rPr>
          <w:rFonts w:ascii="Times New Roman" w:hAnsi="Times New Roman" w:cs="Times New Roman"/>
        </w:rPr>
        <w:fldChar w:fldCharType="begin"/>
      </w:r>
      <w:r w:rsidR="00064E3B" w:rsidRPr="006432F4">
        <w:rPr>
          <w:rFonts w:ascii="Times New Roman" w:hAnsi="Times New Roman" w:cs="Times New Roman"/>
        </w:rPr>
        <w:instrText xml:space="preserve"> SEQ MTSec \c \* Arabic \* MERGEFORMAT </w:instrText>
      </w:r>
      <w:r w:rsidR="00064E3B" w:rsidRPr="006432F4">
        <w:rPr>
          <w:rFonts w:ascii="Times New Roman" w:hAnsi="Times New Roman" w:cs="Times New Roman"/>
        </w:rPr>
        <w:fldChar w:fldCharType="separate"/>
      </w:r>
      <w:r w:rsidR="00D92CA1" w:rsidRPr="006432F4">
        <w:rPr>
          <w:rFonts w:ascii="Times New Roman" w:hAnsi="Times New Roman" w:cs="Times New Roman"/>
          <w:noProof/>
        </w:rPr>
        <w:instrText>1</w:instrText>
      </w:r>
      <w:r w:rsidR="00064E3B" w:rsidRPr="006432F4">
        <w:rPr>
          <w:rFonts w:ascii="Times New Roman" w:hAnsi="Times New Roman" w:cs="Times New Roman"/>
        </w:rPr>
        <w:fldChar w:fldCharType="end"/>
      </w:r>
      <w:r w:rsidR="00064E3B" w:rsidRPr="006432F4">
        <w:rPr>
          <w:rFonts w:ascii="Times New Roman" w:hAnsi="Times New Roman" w:cs="Times New Roman"/>
        </w:rPr>
        <w:instrText>.</w:instrText>
      </w:r>
      <w:r w:rsidR="00064E3B" w:rsidRPr="006432F4">
        <w:rPr>
          <w:rFonts w:ascii="Times New Roman" w:hAnsi="Times New Roman" w:cs="Times New Roman"/>
        </w:rPr>
        <w:fldChar w:fldCharType="begin"/>
      </w:r>
      <w:r w:rsidR="00064E3B" w:rsidRPr="006432F4">
        <w:rPr>
          <w:rFonts w:ascii="Times New Roman" w:hAnsi="Times New Roman" w:cs="Times New Roman"/>
        </w:rPr>
        <w:instrText xml:space="preserve"> SEQ MTEqn \c \* Arabic \* MERGEFORMAT </w:instrText>
      </w:r>
      <w:r w:rsidR="00064E3B" w:rsidRPr="006432F4">
        <w:rPr>
          <w:rFonts w:ascii="Times New Roman" w:hAnsi="Times New Roman" w:cs="Times New Roman"/>
        </w:rPr>
        <w:fldChar w:fldCharType="separate"/>
      </w:r>
      <w:r w:rsidR="00D92CA1" w:rsidRPr="006432F4">
        <w:rPr>
          <w:rFonts w:ascii="Times New Roman" w:hAnsi="Times New Roman" w:cs="Times New Roman"/>
          <w:noProof/>
        </w:rPr>
        <w:instrText>1</w:instrText>
      </w:r>
      <w:r w:rsidR="00064E3B" w:rsidRPr="006432F4">
        <w:rPr>
          <w:rFonts w:ascii="Times New Roman" w:hAnsi="Times New Roman" w:cs="Times New Roman"/>
        </w:rPr>
        <w:fldChar w:fldCharType="end"/>
      </w:r>
      <w:r w:rsidR="00064E3B" w:rsidRPr="006432F4">
        <w:rPr>
          <w:rFonts w:ascii="Times New Roman" w:hAnsi="Times New Roman" w:cs="Times New Roman"/>
        </w:rPr>
        <w:instrText>)</w:instrText>
      </w:r>
      <w:r w:rsidR="00064E3B" w:rsidRPr="006432F4">
        <w:rPr>
          <w:rFonts w:ascii="Times New Roman" w:hAnsi="Times New Roman" w:cs="Times New Roman"/>
        </w:rPr>
        <w:fldChar w:fldCharType="end"/>
      </w:r>
    </w:p>
    <w:p w:rsidR="00731350" w:rsidRPr="006432F4" w:rsidRDefault="00731350" w:rsidP="00994CA3">
      <w:pPr>
        <w:ind w:firstLineChars="200" w:firstLine="420"/>
        <w:rPr>
          <w:rFonts w:ascii="Times New Roman" w:hAnsi="Times New Roman"/>
        </w:rPr>
      </w:pPr>
      <w:r w:rsidRPr="006432F4">
        <w:rPr>
          <w:rFonts w:ascii="Times New Roman" w:hAnsi="Times New Roman"/>
        </w:rPr>
        <w:t>其中，</w:t>
      </w:r>
      <w:r w:rsidR="00994CA3" w:rsidRPr="006432F4">
        <w:rPr>
          <w:rFonts w:ascii="Times New Roman" w:hAnsi="Times New Roman"/>
          <w:position w:val="-6"/>
        </w:rPr>
        <w:object w:dxaOrig="200" w:dyaOrig="279">
          <v:shape id="_x0000_i1026" type="#_x0000_t75" style="width:7pt;height:14.5pt" o:ole="">
            <v:imagedata r:id="rId9" o:title=""/>
          </v:shape>
          <o:OLEObject Type="Embed" ProgID="Equation.DSMT4" ShapeID="_x0000_i1026" DrawAspect="Content" ObjectID="_1652006431" r:id="rId10"/>
        </w:object>
      </w:r>
      <w:r w:rsidRPr="006432F4">
        <w:rPr>
          <w:rFonts w:ascii="Times New Roman" w:hAnsi="Times New Roman"/>
        </w:rPr>
        <w:t>为神经网络待优化的参数，</w:t>
      </w:r>
      <w:r w:rsidRPr="006432F4">
        <w:rPr>
          <w:rFonts w:ascii="Times New Roman" w:hAnsi="Times New Roman"/>
          <w:position w:val="-10"/>
        </w:rPr>
        <w:object w:dxaOrig="480" w:dyaOrig="320">
          <v:shape id="_x0000_i1027" type="#_x0000_t75" style="width:21.5pt;height:14.5pt" o:ole="">
            <v:imagedata r:id="rId11" o:title=""/>
          </v:shape>
          <o:OLEObject Type="Embed" ProgID="Equation.DSMT4" ShapeID="_x0000_i1027" DrawAspect="Content" ObjectID="_1652006432" r:id="rId12"/>
        </w:object>
      </w:r>
      <w:r w:rsidRPr="006432F4">
        <w:rPr>
          <w:rFonts w:ascii="Times New Roman" w:hAnsi="Times New Roman"/>
        </w:rPr>
        <w:t>表示由含噪数据到纯净噪声数据的残差映射过程，</w:t>
      </w:r>
      <w:r w:rsidR="00994CA3" w:rsidRPr="006432F4">
        <w:rPr>
          <w:rFonts w:ascii="Times New Roman" w:hAnsi="Times New Roman"/>
          <w:position w:val="-10"/>
        </w:rPr>
        <w:object w:dxaOrig="220" w:dyaOrig="260">
          <v:shape id="_x0000_i1028" type="#_x0000_t75" style="width:14.5pt;height:14.5pt" o:ole="">
            <v:imagedata r:id="rId13" o:title=""/>
          </v:shape>
          <o:OLEObject Type="Embed" ProgID="Equation.DSMT4" ShapeID="_x0000_i1028" DrawAspect="Content" ObjectID="_1652006433" r:id="rId14"/>
        </w:object>
      </w:r>
      <w:r w:rsidRPr="006432F4">
        <w:rPr>
          <w:rFonts w:ascii="Times New Roman" w:hAnsi="Times New Roman"/>
        </w:rPr>
        <w:t>表示含有异常振幅噪声的地震数据，</w:t>
      </w:r>
      <w:r w:rsidR="00994CA3" w:rsidRPr="006432F4">
        <w:rPr>
          <w:rFonts w:ascii="Times New Roman" w:hAnsi="Times New Roman"/>
          <w:b/>
          <w:i/>
          <w:position w:val="-6"/>
        </w:rPr>
        <w:object w:dxaOrig="200" w:dyaOrig="220">
          <v:shape id="_x0000_i1029" type="#_x0000_t75" style="width:7pt;height:14.5pt" o:ole="">
            <v:imagedata r:id="rId15" o:title=""/>
          </v:shape>
          <o:OLEObject Type="Embed" ProgID="Equation.DSMT4" ShapeID="_x0000_i1029" DrawAspect="Content" ObjectID="_1652006434" r:id="rId16"/>
        </w:object>
      </w:r>
      <w:r w:rsidRPr="006432F4">
        <w:rPr>
          <w:rFonts w:ascii="Times New Roman" w:hAnsi="Times New Roman"/>
        </w:rPr>
        <w:t>表示纯净（不含噪声）地震记录，</w:t>
      </w:r>
      <w:r w:rsidR="00994CA3" w:rsidRPr="006432F4">
        <w:rPr>
          <w:rFonts w:ascii="Times New Roman" w:hAnsi="Times New Roman"/>
          <w:position w:val="-6"/>
        </w:rPr>
        <w:object w:dxaOrig="279" w:dyaOrig="279">
          <v:shape id="_x0000_i1030" type="#_x0000_t75" style="width:14.5pt;height:14.5pt" o:ole="">
            <v:imagedata r:id="rId17" o:title=""/>
          </v:shape>
          <o:OLEObject Type="Embed" ProgID="Equation.DSMT4" ShapeID="_x0000_i1030" DrawAspect="Content" ObjectID="_1652006435" r:id="rId18"/>
        </w:object>
      </w:r>
      <w:r w:rsidRPr="006432F4">
        <w:rPr>
          <w:rFonts w:ascii="Times New Roman" w:hAnsi="Times New Roman"/>
        </w:rPr>
        <w:t>表示每个批次内样本（对）的数量。</w:t>
      </w:r>
    </w:p>
    <w:p w:rsidR="00731350" w:rsidRPr="006432F4" w:rsidRDefault="00731350" w:rsidP="00994CA3">
      <w:pPr>
        <w:ind w:firstLineChars="200" w:firstLine="420"/>
        <w:rPr>
          <w:rFonts w:ascii="Times New Roman" w:hAnsi="Times New Roman"/>
        </w:rPr>
      </w:pPr>
      <w:r w:rsidRPr="006432F4">
        <w:rPr>
          <w:rFonts w:ascii="Times New Roman" w:hAnsi="Times New Roman"/>
        </w:rPr>
        <w:t>常规的</w:t>
      </w:r>
      <w:r w:rsidRPr="006432F4">
        <w:rPr>
          <w:rFonts w:ascii="Times New Roman" w:hAnsi="Times New Roman"/>
        </w:rPr>
        <w:t>Unet</w:t>
      </w:r>
      <w:r w:rsidRPr="006432F4">
        <w:rPr>
          <w:rFonts w:ascii="Times New Roman" w:hAnsi="Times New Roman"/>
        </w:rPr>
        <w:t>神经网络去噪</w:t>
      </w:r>
      <w:r w:rsidRPr="006432F4">
        <w:rPr>
          <w:rFonts w:ascii="Times New Roman" w:hAnsi="Times New Roman"/>
        </w:rPr>
        <w:t>-</w:t>
      </w:r>
      <w:r w:rsidRPr="006432F4">
        <w:rPr>
          <w:rFonts w:ascii="Times New Roman" w:hAnsi="Times New Roman"/>
        </w:rPr>
        <w:t>优化问题可以表示为：</w:t>
      </w:r>
    </w:p>
    <w:p w:rsidR="00E571E7" w:rsidRPr="006432F4" w:rsidRDefault="00731350" w:rsidP="00E571E7">
      <w:pPr>
        <w:pStyle w:val="MTDisplayEquation"/>
        <w:rPr>
          <w:rFonts w:ascii="Times New Roman" w:hAnsi="Times New Roman" w:cs="Times New Roman"/>
        </w:rPr>
      </w:pPr>
      <w:r w:rsidRPr="006432F4">
        <w:rPr>
          <w:rFonts w:ascii="Times New Roman" w:hAnsi="Times New Roman" w:cs="Times New Roman"/>
        </w:rPr>
        <w:tab/>
      </w:r>
      <w:r w:rsidRPr="006432F4">
        <w:rPr>
          <w:rFonts w:ascii="Times New Roman" w:hAnsi="Times New Roman" w:cs="Times New Roman"/>
          <w:position w:val="-28"/>
        </w:rPr>
        <w:object w:dxaOrig="4260" w:dyaOrig="680">
          <v:shape id="_x0000_i1031" type="#_x0000_t75" style="width:3in;height:36pt" o:ole="">
            <v:imagedata r:id="rId19" o:title=""/>
          </v:shape>
          <o:OLEObject Type="Embed" ProgID="Equation.DSMT4" ShapeID="_x0000_i1031" DrawAspect="Content" ObjectID="_1652006436" r:id="rId20"/>
        </w:object>
      </w:r>
      <w:r w:rsidRPr="006432F4">
        <w:rPr>
          <w:rFonts w:ascii="Times New Roman" w:hAnsi="Times New Roman" w:cs="Times New Roman"/>
        </w:rPr>
        <w:t xml:space="preserve"> </w:t>
      </w:r>
      <w:r w:rsidRPr="006432F4">
        <w:rPr>
          <w:rFonts w:ascii="Times New Roman" w:hAnsi="Times New Roman" w:cs="Times New Roman"/>
        </w:rPr>
        <w:tab/>
      </w:r>
      <w:r w:rsidRPr="006432F4">
        <w:rPr>
          <w:rFonts w:ascii="Times New Roman" w:hAnsi="Times New Roman" w:cs="Times New Roman"/>
        </w:rPr>
        <w:fldChar w:fldCharType="begin"/>
      </w:r>
      <w:r w:rsidRPr="006432F4">
        <w:rPr>
          <w:rFonts w:ascii="Times New Roman" w:hAnsi="Times New Roman" w:cs="Times New Roman"/>
        </w:rPr>
        <w:instrText xml:space="preserve"> MACROBUTTON MTPlaceRef \* MERGEFORMAT </w:instrText>
      </w:r>
      <w:r w:rsidRPr="006432F4">
        <w:rPr>
          <w:rFonts w:ascii="Times New Roman" w:hAnsi="Times New Roman" w:cs="Times New Roman"/>
        </w:rPr>
        <w:fldChar w:fldCharType="begin"/>
      </w:r>
      <w:r w:rsidRPr="006432F4">
        <w:rPr>
          <w:rFonts w:ascii="Times New Roman" w:hAnsi="Times New Roman" w:cs="Times New Roman"/>
        </w:rPr>
        <w:instrText xml:space="preserve"> SEQ MTEqn \h \* MERGEFORMAT </w:instrText>
      </w:r>
      <w:r w:rsidRPr="006432F4">
        <w:rPr>
          <w:rFonts w:ascii="Times New Roman" w:hAnsi="Times New Roman" w:cs="Times New Roman"/>
        </w:rPr>
        <w:fldChar w:fldCharType="end"/>
      </w:r>
      <w:r w:rsidRPr="006432F4">
        <w:rPr>
          <w:rFonts w:ascii="Times New Roman" w:hAnsi="Times New Roman" w:cs="Times New Roman"/>
        </w:rPr>
        <w:instrText>(</w:instrText>
      </w:r>
      <w:r w:rsidRPr="006432F4">
        <w:rPr>
          <w:rFonts w:ascii="Times New Roman" w:hAnsi="Times New Roman" w:cs="Times New Roman"/>
        </w:rPr>
        <w:fldChar w:fldCharType="begin"/>
      </w:r>
      <w:r w:rsidRPr="006432F4">
        <w:rPr>
          <w:rFonts w:ascii="Times New Roman" w:hAnsi="Times New Roman" w:cs="Times New Roman"/>
        </w:rPr>
        <w:instrText xml:space="preserve"> SEQ MTSec \c \* Arabic \* MERGEFORMAT </w:instrText>
      </w:r>
      <w:r w:rsidRPr="006432F4">
        <w:rPr>
          <w:rFonts w:ascii="Times New Roman" w:hAnsi="Times New Roman" w:cs="Times New Roman"/>
        </w:rPr>
        <w:fldChar w:fldCharType="separate"/>
      </w:r>
      <w:r w:rsidR="00D92CA1" w:rsidRPr="006432F4">
        <w:rPr>
          <w:rFonts w:ascii="Times New Roman" w:hAnsi="Times New Roman" w:cs="Times New Roman"/>
          <w:noProof/>
        </w:rPr>
        <w:instrText>1</w:instrText>
      </w:r>
      <w:r w:rsidRPr="006432F4">
        <w:rPr>
          <w:rFonts w:ascii="Times New Roman" w:hAnsi="Times New Roman" w:cs="Times New Roman"/>
        </w:rPr>
        <w:fldChar w:fldCharType="end"/>
      </w:r>
      <w:r w:rsidRPr="006432F4">
        <w:rPr>
          <w:rFonts w:ascii="Times New Roman" w:hAnsi="Times New Roman" w:cs="Times New Roman"/>
        </w:rPr>
        <w:instrText>.</w:instrText>
      </w:r>
      <w:r w:rsidRPr="006432F4">
        <w:rPr>
          <w:rFonts w:ascii="Times New Roman" w:hAnsi="Times New Roman" w:cs="Times New Roman"/>
        </w:rPr>
        <w:fldChar w:fldCharType="begin"/>
      </w:r>
      <w:r w:rsidRPr="006432F4">
        <w:rPr>
          <w:rFonts w:ascii="Times New Roman" w:hAnsi="Times New Roman" w:cs="Times New Roman"/>
        </w:rPr>
        <w:instrText xml:space="preserve"> SEQ MTEqn \c \* Arabic \* MERGEFORMAT </w:instrText>
      </w:r>
      <w:r w:rsidRPr="006432F4">
        <w:rPr>
          <w:rFonts w:ascii="Times New Roman" w:hAnsi="Times New Roman" w:cs="Times New Roman"/>
        </w:rPr>
        <w:fldChar w:fldCharType="separate"/>
      </w:r>
      <w:r w:rsidR="00D92CA1" w:rsidRPr="006432F4">
        <w:rPr>
          <w:rFonts w:ascii="Times New Roman" w:hAnsi="Times New Roman" w:cs="Times New Roman"/>
          <w:noProof/>
        </w:rPr>
        <w:instrText>2</w:instrText>
      </w:r>
      <w:r w:rsidRPr="006432F4">
        <w:rPr>
          <w:rFonts w:ascii="Times New Roman" w:hAnsi="Times New Roman" w:cs="Times New Roman"/>
        </w:rPr>
        <w:fldChar w:fldCharType="end"/>
      </w:r>
      <w:r w:rsidRPr="006432F4">
        <w:rPr>
          <w:rFonts w:ascii="Times New Roman" w:hAnsi="Times New Roman" w:cs="Times New Roman"/>
        </w:rPr>
        <w:instrText>)</w:instrText>
      </w:r>
      <w:r w:rsidRPr="006432F4">
        <w:rPr>
          <w:rFonts w:ascii="Times New Roman" w:hAnsi="Times New Roman" w:cs="Times New Roman"/>
        </w:rPr>
        <w:fldChar w:fldCharType="end"/>
      </w:r>
    </w:p>
    <w:p w:rsidR="00731350" w:rsidRPr="006432F4" w:rsidRDefault="00731350" w:rsidP="00994CA3">
      <w:pPr>
        <w:pStyle w:val="MTDisplayEquation"/>
        <w:spacing w:line="440" w:lineRule="exact"/>
        <w:ind w:firstLine="420"/>
        <w:rPr>
          <w:rFonts w:ascii="Times New Roman" w:hAnsi="Times New Roman" w:cs="Times New Roman"/>
          <w:sz w:val="21"/>
          <w:szCs w:val="21"/>
        </w:rPr>
      </w:pPr>
      <w:r w:rsidRPr="006432F4">
        <w:rPr>
          <w:rFonts w:ascii="Times New Roman" w:hAnsi="Times New Roman" w:cs="Times New Roman"/>
          <w:sz w:val="21"/>
          <w:szCs w:val="21"/>
        </w:rPr>
        <w:t>其中，</w:t>
      </w:r>
      <m:oMath>
        <m:r>
          <w:rPr>
            <w:rFonts w:ascii="Cambria Math" w:hAnsi="Cambria Math" w:cs="Times New Roman"/>
            <w:sz w:val="21"/>
            <w:szCs w:val="21"/>
          </w:rPr>
          <m:t>θ</m:t>
        </m:r>
      </m:oMath>
      <w:r w:rsidRPr="006432F4">
        <w:rPr>
          <w:rFonts w:ascii="Times New Roman" w:hAnsi="Times New Roman" w:cs="Times New Roman"/>
          <w:sz w:val="21"/>
          <w:szCs w:val="21"/>
        </w:rPr>
        <w:t>为神经网络待优化的参数，</w:t>
      </w:r>
      <w:r w:rsidRPr="006432F4">
        <w:rPr>
          <w:rFonts w:ascii="Times New Roman" w:hAnsi="Times New Roman" w:cs="Times New Roman"/>
          <w:position w:val="-10"/>
          <w:sz w:val="21"/>
          <w:szCs w:val="21"/>
        </w:rPr>
        <w:object w:dxaOrig="499" w:dyaOrig="320">
          <v:shape id="_x0000_i1032" type="#_x0000_t75" style="width:21.5pt;height:14.5pt" o:ole="">
            <v:imagedata r:id="rId21" o:title=""/>
          </v:shape>
          <o:OLEObject Type="Embed" ProgID="Equation.DSMT4" ShapeID="_x0000_i1032" DrawAspect="Content" ObjectID="_1652006437" r:id="rId22"/>
        </w:object>
      </w:r>
      <w:r w:rsidRPr="006432F4">
        <w:rPr>
          <w:rFonts w:ascii="Times New Roman" w:hAnsi="Times New Roman" w:cs="Times New Roman"/>
          <w:sz w:val="21"/>
          <w:szCs w:val="21"/>
        </w:rPr>
        <w:t>表示由含噪数据到纯净地震记录的去噪映射过程，</w:t>
      </w:r>
      <w:r w:rsidRPr="006432F4">
        <w:rPr>
          <w:rFonts w:ascii="Times New Roman" w:hAnsi="Times New Roman" w:cs="Times New Roman"/>
          <w:position w:val="-12"/>
          <w:sz w:val="21"/>
          <w:szCs w:val="21"/>
        </w:rPr>
        <w:object w:dxaOrig="260" w:dyaOrig="360">
          <v:shape id="_x0000_i1033" type="#_x0000_t75" style="width:14.5pt;height:21.5pt" o:ole="">
            <v:imagedata r:id="rId23" o:title=""/>
          </v:shape>
          <o:OLEObject Type="Embed" ProgID="Equation.DSMT4" ShapeID="_x0000_i1033" DrawAspect="Content" ObjectID="_1652006438" r:id="rId24"/>
        </w:object>
      </w:r>
      <w:r w:rsidRPr="006432F4">
        <w:rPr>
          <w:rFonts w:ascii="Times New Roman" w:hAnsi="Times New Roman" w:cs="Times New Roman"/>
          <w:sz w:val="21"/>
          <w:szCs w:val="21"/>
        </w:rPr>
        <w:t>表示含有异常振幅噪声的地震数据，</w:t>
      </w:r>
      <w:r w:rsidRPr="006432F4">
        <w:rPr>
          <w:rFonts w:ascii="Times New Roman" w:hAnsi="Times New Roman" w:cs="Times New Roman"/>
          <w:b/>
          <w:i/>
          <w:sz w:val="21"/>
          <w:szCs w:val="21"/>
        </w:rPr>
        <w:t>x</w:t>
      </w:r>
      <w:r w:rsidRPr="006432F4">
        <w:rPr>
          <w:rFonts w:ascii="Times New Roman" w:hAnsi="Times New Roman" w:cs="Times New Roman"/>
          <w:sz w:val="21"/>
          <w:szCs w:val="21"/>
        </w:rPr>
        <w:t>表示纯净（不含噪声）地震记录，</w:t>
      </w:r>
      <w:r w:rsidRPr="006432F4">
        <w:rPr>
          <w:rFonts w:ascii="Times New Roman" w:hAnsi="Times New Roman" w:cs="Times New Roman"/>
          <w:i/>
          <w:sz w:val="21"/>
          <w:szCs w:val="21"/>
        </w:rPr>
        <w:t>N</w:t>
      </w:r>
      <w:r w:rsidRPr="006432F4">
        <w:rPr>
          <w:rFonts w:ascii="Times New Roman" w:hAnsi="Times New Roman" w:cs="Times New Roman"/>
          <w:sz w:val="21"/>
          <w:szCs w:val="21"/>
        </w:rPr>
        <w:t>表示每个批次内样本（对）的数量。</w:t>
      </w:r>
    </w:p>
    <w:p w:rsidR="00731350" w:rsidRPr="006432F4" w:rsidRDefault="00731350" w:rsidP="00994CA3">
      <w:pPr>
        <w:pStyle w:val="a4"/>
        <w:ind w:firstLine="420"/>
        <w:rPr>
          <w:sz w:val="21"/>
          <w:szCs w:val="21"/>
        </w:rPr>
      </w:pPr>
      <w:r w:rsidRPr="006432F4">
        <w:rPr>
          <w:sz w:val="21"/>
          <w:szCs w:val="21"/>
        </w:rPr>
        <w:t>若神经网络的标签为纯净地震记录，基于朴素神经网络的异常振幅压制的优化过程（式</w:t>
      </w:r>
      <w:r w:rsidRPr="006432F4">
        <w:rPr>
          <w:sz w:val="21"/>
          <w:szCs w:val="21"/>
        </w:rPr>
        <w:t>1.2</w:t>
      </w:r>
      <w:r w:rsidRPr="006432F4">
        <w:rPr>
          <w:sz w:val="21"/>
          <w:szCs w:val="21"/>
        </w:rPr>
        <w:t>），可视作求解当网络预测的纯净地震记录</w:t>
      </w:r>
      <w:r w:rsidRPr="006432F4">
        <w:rPr>
          <w:sz w:val="21"/>
          <w:szCs w:val="21"/>
        </w:rPr>
        <w:object w:dxaOrig="1040" w:dyaOrig="360">
          <v:shape id="_x0000_i1034" type="#_x0000_t75" style="width:50.5pt;height:21.5pt" o:ole="">
            <v:imagedata r:id="rId25" o:title=""/>
          </v:shape>
          <o:OLEObject Type="Embed" ProgID="Equation.DSMT4" ShapeID="_x0000_i1034" DrawAspect="Content" ObjectID="_1652006439" r:id="rId26"/>
        </w:object>
      </w:r>
      <w:r w:rsidRPr="006432F4">
        <w:rPr>
          <w:sz w:val="21"/>
          <w:szCs w:val="21"/>
        </w:rPr>
        <w:t>与用作标签的纯净地震记录</w:t>
      </w:r>
      <w:r w:rsidRPr="006432F4">
        <w:rPr>
          <w:sz w:val="21"/>
          <w:szCs w:val="21"/>
        </w:rPr>
        <w:object w:dxaOrig="260" w:dyaOrig="360">
          <v:shape id="_x0000_i1035" type="#_x0000_t75" style="width:14.5pt;height:21.5pt" o:ole="">
            <v:imagedata r:id="rId27" o:title=""/>
          </v:shape>
          <o:OLEObject Type="Embed" ProgID="Equation.DSMT4" ShapeID="_x0000_i1035" DrawAspect="Content" ObjectID="_1652006440" r:id="rId28"/>
        </w:object>
      </w:r>
      <w:r w:rsidRPr="006432F4">
        <w:rPr>
          <w:sz w:val="21"/>
          <w:szCs w:val="21"/>
        </w:rPr>
        <w:t>在最</w:t>
      </w:r>
      <w:r w:rsidRPr="006432F4">
        <w:rPr>
          <w:sz w:val="21"/>
          <w:szCs w:val="21"/>
        </w:rPr>
        <w:lastRenderedPageBreak/>
        <w:t>小二乘意义下最小时网络中参数的非线性问题。将残差学习策略这一线性运算添加到朴素神经网络末端并不会引起网络参数量的变化和计算量复杂度的增加，而是将网络输出修改为</w:t>
      </w:r>
      <w:r w:rsidRPr="006432F4">
        <w:rPr>
          <w:sz w:val="21"/>
          <w:szCs w:val="21"/>
        </w:rPr>
        <w:object w:dxaOrig="1460" w:dyaOrig="360">
          <v:shape id="_x0000_i1036" type="#_x0000_t75" style="width:1in;height:21.5pt" o:ole="">
            <v:imagedata r:id="rId29" o:title=""/>
          </v:shape>
          <o:OLEObject Type="Embed" ProgID="Equation.DSMT4" ShapeID="_x0000_i1036" DrawAspect="Content" ObjectID="_1652006441" r:id="rId30"/>
        </w:object>
      </w:r>
      <w:r w:rsidRPr="006432F4">
        <w:rPr>
          <w:sz w:val="21"/>
          <w:szCs w:val="21"/>
        </w:rPr>
        <w:t>，进而求解纯净噪声与预测噪声在最小二乘意义下最小时的网络参数。经简单推导可知，标签为纯净地震数据的残差网络与标签为噪声的朴素神经网络，二者在</w:t>
      </w:r>
      <w:r w:rsidRPr="006432F4">
        <w:rPr>
          <w:sz w:val="21"/>
          <w:szCs w:val="21"/>
        </w:rPr>
        <w:t>loss</w:t>
      </w:r>
      <w:r w:rsidRPr="006432F4">
        <w:rPr>
          <w:sz w:val="21"/>
          <w:szCs w:val="21"/>
        </w:rPr>
        <w:t>函数计算上保持一致（需做实验对比效率）。</w:t>
      </w:r>
    </w:p>
    <w:p w:rsidR="00731350" w:rsidRPr="006432F4" w:rsidRDefault="00994CA3" w:rsidP="00994CA3">
      <w:pPr>
        <w:pStyle w:val="3"/>
      </w:pPr>
      <w:r w:rsidRPr="006432F4">
        <w:t xml:space="preserve">1.2 </w:t>
      </w:r>
      <w:r w:rsidR="00731350" w:rsidRPr="006432F4">
        <w:t>MLP</w:t>
      </w:r>
      <w:r w:rsidR="00731350" w:rsidRPr="006432F4">
        <w:t>、</w:t>
      </w:r>
      <w:r w:rsidR="00731350" w:rsidRPr="006432F4">
        <w:t>NIN</w:t>
      </w:r>
      <w:r w:rsidR="00335912" w:rsidRPr="006432F4">
        <w:t>前馈</w:t>
      </w:r>
      <w:r w:rsidR="00731350" w:rsidRPr="006432F4">
        <w:t>网络表达能力分析</w:t>
      </w:r>
    </w:p>
    <w:p w:rsidR="00731350" w:rsidRPr="006432F4" w:rsidRDefault="00731350" w:rsidP="00E571E7">
      <w:pPr>
        <w:ind w:firstLineChars="200" w:firstLine="420"/>
        <w:rPr>
          <w:rFonts w:ascii="Times New Roman" w:hAnsi="Times New Roman" w:cs="Times New Roman"/>
          <w:szCs w:val="21"/>
        </w:rPr>
      </w:pPr>
      <w:r w:rsidRPr="006432F4">
        <w:rPr>
          <w:rFonts w:ascii="Times New Roman" w:hAnsi="Times New Roman" w:cs="Times New Roman"/>
          <w:szCs w:val="21"/>
        </w:rPr>
        <w:t>对于非线性问题的解决可以采用分段线性（</w:t>
      </w:r>
      <w:r w:rsidRPr="006432F4">
        <w:rPr>
          <w:rFonts w:ascii="Times New Roman" w:hAnsi="Times New Roman" w:cs="Times New Roman"/>
          <w:szCs w:val="21"/>
        </w:rPr>
        <w:t>Piecewise Linear</w:t>
      </w:r>
      <w:r w:rsidRPr="006432F4">
        <w:rPr>
          <w:rFonts w:ascii="Times New Roman" w:hAnsi="Times New Roman" w:cs="Times New Roman"/>
          <w:szCs w:val="21"/>
        </w:rPr>
        <w:t>，</w:t>
      </w:r>
      <w:r w:rsidRPr="006432F4">
        <w:rPr>
          <w:rFonts w:ascii="Times New Roman" w:hAnsi="Times New Roman" w:cs="Times New Roman"/>
          <w:szCs w:val="21"/>
        </w:rPr>
        <w:t>PWL</w:t>
      </w:r>
      <w:r w:rsidRPr="006432F4">
        <w:rPr>
          <w:rFonts w:ascii="Times New Roman" w:hAnsi="Times New Roman" w:cs="Times New Roman"/>
          <w:szCs w:val="21"/>
        </w:rPr>
        <w:t>）近似的方法，即用分段线性函数的组合</w:t>
      </w:r>
      <w:r w:rsidR="004D5854" w:rsidRPr="006432F4">
        <w:rPr>
          <w:rFonts w:ascii="Times New Roman" w:hAnsi="Times New Roman" w:cs="Times New Roman" w:hint="eastAsia"/>
          <w:szCs w:val="21"/>
        </w:rPr>
        <w:t>逼近</w:t>
      </w:r>
      <w:r w:rsidRPr="006432F4">
        <w:rPr>
          <w:rFonts w:ascii="Times New Roman" w:hAnsi="Times New Roman" w:cs="Times New Roman"/>
          <w:szCs w:val="21"/>
        </w:rPr>
        <w:t>非线性函数。</w:t>
      </w:r>
      <w:r w:rsidRPr="006432F4">
        <w:rPr>
          <w:rFonts w:ascii="Times New Roman" w:hAnsi="Times New Roman" w:cs="Times New Roman"/>
          <w:szCs w:val="21"/>
        </w:rPr>
        <w:t>Chua</w:t>
      </w:r>
      <w:r w:rsidRPr="006432F4">
        <w:rPr>
          <w:rFonts w:ascii="Times New Roman" w:hAnsi="Times New Roman" w:cs="Times New Roman"/>
          <w:szCs w:val="21"/>
        </w:rPr>
        <w:t>和</w:t>
      </w:r>
      <w:r w:rsidRPr="006432F4">
        <w:rPr>
          <w:rFonts w:ascii="Times New Roman" w:hAnsi="Times New Roman" w:cs="Times New Roman"/>
          <w:szCs w:val="21"/>
        </w:rPr>
        <w:t>Kang</w:t>
      </w:r>
      <w:r w:rsidR="00AA70BB" w:rsidRPr="006432F4">
        <w:rPr>
          <w:rFonts w:ascii="Times New Roman" w:hAnsi="Times New Roman" w:cs="Times New Roman"/>
          <w:szCs w:val="21"/>
        </w:rPr>
        <w:t xml:space="preserve"> </w:t>
      </w:r>
      <w:r w:rsidR="00AA70BB" w:rsidRPr="006432F4">
        <w:rPr>
          <w:rFonts w:ascii="Times New Roman" w:hAnsi="Times New Roman" w:cs="Times New Roman" w:hint="eastAsia"/>
          <w:szCs w:val="21"/>
        </w:rPr>
        <w:t>(</w:t>
      </w:r>
      <w:r w:rsidRPr="006432F4">
        <w:rPr>
          <w:rFonts w:ascii="Times New Roman" w:hAnsi="Times New Roman" w:cs="Times New Roman"/>
          <w:szCs w:val="21"/>
        </w:rPr>
        <w:t>1977</w:t>
      </w:r>
      <w:r w:rsidR="00AA70BB" w:rsidRPr="006432F4">
        <w:rPr>
          <w:rFonts w:ascii="Times New Roman" w:hAnsi="Times New Roman" w:cs="Times New Roman" w:hint="eastAsia"/>
          <w:szCs w:val="21"/>
        </w:rPr>
        <w:t>)</w:t>
      </w:r>
      <w:r w:rsidRPr="006432F4">
        <w:rPr>
          <w:rFonts w:ascii="Times New Roman" w:hAnsi="Times New Roman" w:cs="Times New Roman"/>
          <w:szCs w:val="21"/>
        </w:rPr>
        <w:t>首先提出了</w:t>
      </w:r>
      <w:r w:rsidRPr="006432F4">
        <w:rPr>
          <w:rFonts w:ascii="Times New Roman" w:hAnsi="Times New Roman" w:cs="Times New Roman"/>
          <w:szCs w:val="21"/>
        </w:rPr>
        <w:t>CR</w:t>
      </w:r>
      <w:r w:rsidR="00AA70BB" w:rsidRPr="006432F4">
        <w:rPr>
          <w:rFonts w:ascii="Times New Roman" w:hAnsi="Times New Roman" w:cs="Times New Roman"/>
          <w:szCs w:val="21"/>
        </w:rPr>
        <w:t>（</w:t>
      </w:r>
      <w:r w:rsidRPr="006432F4">
        <w:rPr>
          <w:rFonts w:ascii="Times New Roman" w:hAnsi="Times New Roman" w:cs="Times New Roman"/>
          <w:szCs w:val="21"/>
        </w:rPr>
        <w:t>Canonical representation</w:t>
      </w:r>
      <w:r w:rsidR="00AA70BB" w:rsidRPr="006432F4">
        <w:rPr>
          <w:rFonts w:ascii="Times New Roman" w:hAnsi="Times New Roman" w:cs="Times New Roman" w:hint="eastAsia"/>
          <w:szCs w:val="21"/>
        </w:rPr>
        <w:t>,</w:t>
      </w:r>
      <w:r w:rsidR="00AA70BB" w:rsidRPr="006432F4">
        <w:rPr>
          <w:rFonts w:ascii="Times New Roman" w:hAnsi="Times New Roman" w:cs="Times New Roman"/>
          <w:szCs w:val="21"/>
        </w:rPr>
        <w:t xml:space="preserve"> </w:t>
      </w:r>
      <w:r w:rsidRPr="006432F4">
        <w:rPr>
          <w:rFonts w:ascii="Times New Roman" w:hAnsi="Times New Roman" w:cs="Times New Roman"/>
          <w:szCs w:val="21"/>
        </w:rPr>
        <w:t>经典表示</w:t>
      </w:r>
      <w:r w:rsidR="00AA70BB" w:rsidRPr="006432F4">
        <w:rPr>
          <w:rFonts w:ascii="Times New Roman" w:hAnsi="Times New Roman" w:cs="Times New Roman"/>
          <w:szCs w:val="21"/>
        </w:rPr>
        <w:t>）</w:t>
      </w:r>
      <w:r w:rsidRPr="006432F4">
        <w:rPr>
          <w:rFonts w:ascii="Times New Roman" w:hAnsi="Times New Roman" w:cs="Times New Roman"/>
          <w:szCs w:val="21"/>
        </w:rPr>
        <w:t>方法用于单值单变量、双变量、多值以及</w:t>
      </w:r>
      <w:r w:rsidRPr="006432F4">
        <w:rPr>
          <w:rFonts w:ascii="Times New Roman" w:hAnsi="Times New Roman" w:cs="Times New Roman"/>
          <w:szCs w:val="21"/>
        </w:rPr>
        <w:t>n</w:t>
      </w:r>
      <w:r w:rsidRPr="006432F4">
        <w:rPr>
          <w:rFonts w:ascii="Times New Roman" w:hAnsi="Times New Roman" w:cs="Times New Roman"/>
          <w:szCs w:val="21"/>
        </w:rPr>
        <w:t>变量分段线性函数的表示，当</w:t>
      </w:r>
      <w:r w:rsidRPr="006432F4">
        <w:rPr>
          <w:rFonts w:ascii="Times New Roman" w:hAnsi="Times New Roman" w:cs="Times New Roman"/>
          <w:szCs w:val="21"/>
        </w:rPr>
        <w:t>PWL</w:t>
      </w:r>
      <w:r w:rsidRPr="006432F4">
        <w:rPr>
          <w:rFonts w:ascii="Times New Roman" w:hAnsi="Times New Roman" w:cs="Times New Roman"/>
          <w:szCs w:val="21"/>
        </w:rPr>
        <w:t>函数具有一致变差性时，其可以用</w:t>
      </w:r>
      <w:r w:rsidRPr="006432F4">
        <w:rPr>
          <w:rFonts w:ascii="Times New Roman" w:hAnsi="Times New Roman" w:cs="Times New Roman"/>
          <w:szCs w:val="21"/>
        </w:rPr>
        <w:t>CR</w:t>
      </w:r>
      <w:r w:rsidRPr="006432F4">
        <w:rPr>
          <w:rFonts w:ascii="Times New Roman" w:hAnsi="Times New Roman" w:cs="Times New Roman"/>
          <w:szCs w:val="21"/>
        </w:rPr>
        <w:t>方法表示。</w:t>
      </w:r>
      <w:r w:rsidR="00AA70BB" w:rsidRPr="006432F4">
        <w:rPr>
          <w:rFonts w:ascii="Times New Roman" w:hAnsi="Times New Roman" w:cs="Times New Roman" w:hint="eastAsia"/>
          <w:szCs w:val="21"/>
        </w:rPr>
        <w:t>Lin</w:t>
      </w:r>
      <w:r w:rsidR="00AA70BB" w:rsidRPr="006432F4">
        <w:rPr>
          <w:rFonts w:ascii="Times New Roman" w:hAnsi="Times New Roman" w:cs="Times New Roman" w:hint="eastAsia"/>
          <w:szCs w:val="21"/>
        </w:rPr>
        <w:t>和</w:t>
      </w:r>
      <w:r w:rsidR="00AA70BB" w:rsidRPr="006432F4">
        <w:rPr>
          <w:rFonts w:ascii="Times New Roman" w:hAnsi="Times New Roman" w:cs="Times New Roman" w:hint="eastAsia"/>
          <w:szCs w:val="21"/>
        </w:rPr>
        <w:t>Unbehauen</w:t>
      </w:r>
      <w:r w:rsidR="00AA70BB" w:rsidRPr="006432F4">
        <w:rPr>
          <w:rFonts w:ascii="Times New Roman" w:hAnsi="Times New Roman" w:cs="Times New Roman"/>
          <w:szCs w:val="21"/>
        </w:rPr>
        <w:t xml:space="preserve"> (1995)</w:t>
      </w:r>
      <w:r w:rsidR="00AA70BB" w:rsidRPr="006432F4">
        <w:rPr>
          <w:rFonts w:ascii="Times New Roman" w:hAnsi="Times New Roman" w:cs="Times New Roman" w:hint="eastAsia"/>
          <w:szCs w:val="21"/>
        </w:rPr>
        <w:t>进一步拓展了</w:t>
      </w:r>
      <w:r w:rsidR="00AA70BB" w:rsidRPr="006432F4">
        <w:rPr>
          <w:rFonts w:ascii="Times New Roman" w:hAnsi="Times New Roman" w:cs="Times New Roman"/>
          <w:szCs w:val="21"/>
        </w:rPr>
        <w:t>CPWL</w:t>
      </w:r>
      <w:r w:rsidR="00AA70BB" w:rsidRPr="006432F4">
        <w:rPr>
          <w:rFonts w:ascii="Times New Roman" w:hAnsi="Times New Roman" w:cs="Times New Roman"/>
          <w:szCs w:val="21"/>
        </w:rPr>
        <w:t>函数的表示范围并构建起了其与</w:t>
      </w:r>
      <w:r w:rsidR="00AA70BB" w:rsidRPr="006432F4">
        <w:rPr>
          <w:rFonts w:ascii="Times New Roman" w:hAnsi="Times New Roman" w:cs="Times New Roman" w:hint="eastAsia"/>
          <w:szCs w:val="21"/>
        </w:rPr>
        <w:t>感知机网络之间的联系，为前馈神经网络</w:t>
      </w:r>
      <w:r w:rsidR="00E571E7" w:rsidRPr="006432F4">
        <w:rPr>
          <w:rFonts w:ascii="Times New Roman" w:hAnsi="Times New Roman" w:cs="Times New Roman" w:hint="eastAsia"/>
          <w:szCs w:val="21"/>
        </w:rPr>
        <w:t>的非线性</w:t>
      </w:r>
      <w:r w:rsidR="00AA70BB" w:rsidRPr="006432F4">
        <w:rPr>
          <w:rFonts w:ascii="Times New Roman" w:hAnsi="Times New Roman" w:cs="Times New Roman" w:hint="eastAsia"/>
          <w:szCs w:val="21"/>
        </w:rPr>
        <w:t>拟合</w:t>
      </w:r>
      <w:r w:rsidR="00E571E7" w:rsidRPr="006432F4">
        <w:rPr>
          <w:rFonts w:ascii="Times New Roman" w:hAnsi="Times New Roman" w:cs="Times New Roman" w:hint="eastAsia"/>
          <w:szCs w:val="21"/>
        </w:rPr>
        <w:t>能力分析、卷积神经网络中</w:t>
      </w:r>
      <w:r w:rsidR="00E571E7" w:rsidRPr="006432F4">
        <w:rPr>
          <w:rFonts w:ascii="Times New Roman" w:hAnsi="Times New Roman" w:cs="Times New Roman" w:hint="eastAsia"/>
          <w:szCs w:val="21"/>
        </w:rPr>
        <w:t>N</w:t>
      </w:r>
      <w:r w:rsidR="00E571E7" w:rsidRPr="006432F4">
        <w:rPr>
          <w:rFonts w:ascii="Times New Roman" w:hAnsi="Times New Roman" w:cs="Times New Roman"/>
          <w:szCs w:val="21"/>
        </w:rPr>
        <w:t>IN</w:t>
      </w:r>
      <w:r w:rsidR="00E571E7" w:rsidRPr="006432F4">
        <w:rPr>
          <w:rFonts w:ascii="Times New Roman" w:hAnsi="Times New Roman" w:cs="Times New Roman"/>
          <w:szCs w:val="21"/>
        </w:rPr>
        <w:t>结构剖解</w:t>
      </w:r>
      <w:r w:rsidR="00E571E7" w:rsidRPr="006432F4">
        <w:rPr>
          <w:rFonts w:ascii="Times New Roman" w:hAnsi="Times New Roman" w:cs="Times New Roman" w:hint="eastAsia"/>
          <w:szCs w:val="21"/>
        </w:rPr>
        <w:t>、</w:t>
      </w:r>
      <w:r w:rsidR="00E571E7" w:rsidRPr="006432F4">
        <w:rPr>
          <w:rFonts w:ascii="Times New Roman" w:hAnsi="Times New Roman" w:cs="Times New Roman"/>
          <w:szCs w:val="21"/>
        </w:rPr>
        <w:t>激活函数应用</w:t>
      </w:r>
      <w:r w:rsidR="00335912" w:rsidRPr="006432F4">
        <w:rPr>
          <w:rFonts w:ascii="Times New Roman" w:hAnsi="Times New Roman" w:cs="Times New Roman"/>
          <w:szCs w:val="21"/>
        </w:rPr>
        <w:t>分析</w:t>
      </w:r>
      <w:r w:rsidR="00E571E7" w:rsidRPr="006432F4">
        <w:rPr>
          <w:rFonts w:ascii="Times New Roman" w:hAnsi="Times New Roman" w:cs="Times New Roman"/>
          <w:szCs w:val="21"/>
        </w:rPr>
        <w:t>等</w:t>
      </w:r>
      <w:r w:rsidR="00AA70BB" w:rsidRPr="006432F4">
        <w:rPr>
          <w:rFonts w:ascii="Times New Roman" w:hAnsi="Times New Roman" w:cs="Times New Roman" w:hint="eastAsia"/>
          <w:szCs w:val="21"/>
        </w:rPr>
        <w:t>提供了强有力的工具</w:t>
      </w:r>
      <w:r w:rsidR="00E571E7" w:rsidRPr="006432F4">
        <w:rPr>
          <w:rFonts w:ascii="Times New Roman" w:hAnsi="Times New Roman" w:cs="Times New Roman" w:hint="eastAsia"/>
          <w:szCs w:val="21"/>
        </w:rPr>
        <w:t>，在此我们首先引入该理论并在后文中利用其中的思想分析部分问题。</w:t>
      </w:r>
    </w:p>
    <w:p w:rsidR="00731350" w:rsidRPr="006432F4" w:rsidRDefault="004D5854" w:rsidP="00E571E7">
      <w:pPr>
        <w:rPr>
          <w:rFonts w:ascii="Times New Roman" w:hAnsi="Times New Roman" w:cs="Times New Roman"/>
          <w:szCs w:val="21"/>
        </w:rPr>
      </w:pPr>
      <w:r w:rsidRPr="006432F4">
        <w:rPr>
          <w:rFonts w:ascii="Times New Roman" w:hAnsi="Times New Roman" w:cs="Times New Roman"/>
          <w:b/>
          <w:szCs w:val="21"/>
        </w:rPr>
        <w:t>定</w:t>
      </w:r>
      <w:r w:rsidR="00335912" w:rsidRPr="006432F4">
        <w:rPr>
          <w:rFonts w:ascii="Times New Roman" w:hAnsi="Times New Roman" w:cs="Times New Roman" w:hint="eastAsia"/>
          <w:b/>
          <w:szCs w:val="21"/>
        </w:rPr>
        <w:t>义</w:t>
      </w:r>
      <w:r w:rsidRPr="006432F4">
        <w:rPr>
          <w:rFonts w:ascii="Times New Roman" w:hAnsi="Times New Roman" w:cs="Times New Roman"/>
          <w:b/>
          <w:szCs w:val="21"/>
        </w:rPr>
        <w:t>1</w:t>
      </w:r>
      <w:r w:rsidR="00E571E7" w:rsidRPr="006432F4">
        <w:rPr>
          <w:rFonts w:ascii="Times New Roman" w:hAnsi="Times New Roman" w:cs="Times New Roman"/>
          <w:b/>
          <w:szCs w:val="21"/>
        </w:rPr>
        <w:t>(</w:t>
      </w:r>
      <w:r w:rsidR="00E571E7" w:rsidRPr="006432F4">
        <w:rPr>
          <w:rFonts w:ascii="Times New Roman" w:hAnsi="Times New Roman" w:cs="Times New Roman" w:hint="eastAsia"/>
          <w:szCs w:val="21"/>
        </w:rPr>
        <w:t>Lin</w:t>
      </w:r>
      <w:r w:rsidR="00E571E7" w:rsidRPr="006432F4">
        <w:rPr>
          <w:rFonts w:ascii="Times New Roman" w:hAnsi="Times New Roman" w:cs="Times New Roman"/>
          <w:szCs w:val="21"/>
        </w:rPr>
        <w:t xml:space="preserve"> </w:t>
      </w:r>
      <w:r w:rsidR="00E571E7" w:rsidRPr="006432F4">
        <w:rPr>
          <w:rFonts w:ascii="Times New Roman" w:hAnsi="Times New Roman" w:cs="Times New Roman" w:hint="eastAsia"/>
          <w:szCs w:val="21"/>
        </w:rPr>
        <w:t>&amp;</w:t>
      </w:r>
      <w:r w:rsidR="00E571E7" w:rsidRPr="006432F4">
        <w:rPr>
          <w:rFonts w:ascii="Times New Roman" w:hAnsi="Times New Roman" w:cs="Times New Roman"/>
          <w:szCs w:val="21"/>
        </w:rPr>
        <w:t xml:space="preserve"> </w:t>
      </w:r>
      <w:r w:rsidR="00E571E7" w:rsidRPr="006432F4">
        <w:rPr>
          <w:rFonts w:ascii="Times New Roman" w:hAnsi="Times New Roman" w:cs="Times New Roman" w:hint="eastAsia"/>
          <w:szCs w:val="21"/>
        </w:rPr>
        <w:t>Unbehauen</w:t>
      </w:r>
      <w:r w:rsidR="00E571E7" w:rsidRPr="006432F4">
        <w:rPr>
          <w:rFonts w:ascii="Times New Roman" w:hAnsi="Times New Roman" w:cs="Times New Roman"/>
          <w:szCs w:val="21"/>
        </w:rPr>
        <w:t xml:space="preserve"> , 1995</w:t>
      </w:r>
      <w:r w:rsidR="00E571E7" w:rsidRPr="006432F4">
        <w:rPr>
          <w:rFonts w:ascii="Times New Roman" w:hAnsi="Times New Roman" w:cs="Times New Roman"/>
          <w:b/>
          <w:szCs w:val="21"/>
        </w:rPr>
        <w:t>)</w:t>
      </w:r>
      <w:r w:rsidRPr="006432F4">
        <w:rPr>
          <w:rFonts w:ascii="Times New Roman" w:hAnsi="Times New Roman" w:cs="Times New Roman"/>
          <w:szCs w:val="21"/>
        </w:rPr>
        <w:t xml:space="preserve"> </w:t>
      </w:r>
      <w:r w:rsidR="00064E3B" w:rsidRPr="006432F4">
        <w:rPr>
          <w:rFonts w:ascii="Times New Roman" w:hAnsi="Times New Roman" w:cs="Times New Roman"/>
          <w:b/>
          <w:position w:val="-6"/>
          <w:szCs w:val="21"/>
        </w:rPr>
        <w:object w:dxaOrig="200" w:dyaOrig="279">
          <v:shape id="_x0000_i1037" type="#_x0000_t75" style="width:7pt;height:14.5pt" o:ole="">
            <v:imagedata r:id="rId31" o:title=""/>
          </v:shape>
          <o:OLEObject Type="Embed" ProgID="Equation.DSMT4" ShapeID="_x0000_i1037" DrawAspect="Content" ObjectID="_1652006442" r:id="rId32"/>
        </w:object>
      </w:r>
      <w:r w:rsidR="00064E3B" w:rsidRPr="006432F4">
        <w:rPr>
          <w:rFonts w:ascii="Times New Roman" w:hAnsi="Times New Roman" w:cs="Times New Roman"/>
          <w:b/>
          <w:szCs w:val="21"/>
        </w:rPr>
        <w:t>阶</w:t>
      </w:r>
      <w:r w:rsidR="00064E3B" w:rsidRPr="006432F4">
        <w:rPr>
          <w:rFonts w:ascii="Times New Roman" w:hAnsi="Times New Roman" w:cs="Times New Roman"/>
          <w:b/>
          <w:szCs w:val="21"/>
        </w:rPr>
        <w:t>CPWL</w:t>
      </w:r>
      <w:r w:rsidR="00064E3B" w:rsidRPr="006432F4">
        <w:rPr>
          <w:rFonts w:ascii="Times New Roman" w:hAnsi="Times New Roman" w:cs="Times New Roman"/>
          <w:b/>
          <w:szCs w:val="21"/>
        </w:rPr>
        <w:t>函数</w:t>
      </w:r>
      <w:r w:rsidR="00064E3B" w:rsidRPr="006432F4">
        <w:rPr>
          <w:rFonts w:ascii="Times New Roman" w:hAnsi="Times New Roman" w:cs="Times New Roman" w:hint="eastAsia"/>
          <w:szCs w:val="21"/>
        </w:rPr>
        <w:t>：</w:t>
      </w:r>
    </w:p>
    <w:p w:rsidR="00064E3B" w:rsidRPr="006432F4" w:rsidRDefault="00064E3B" w:rsidP="00E571E7">
      <w:pPr>
        <w:ind w:firstLineChars="100" w:firstLine="210"/>
        <w:rPr>
          <w:rFonts w:ascii="Times New Roman" w:hAnsi="Times New Roman"/>
          <w:szCs w:val="21"/>
        </w:rPr>
      </w:pPr>
      <w:r w:rsidRPr="006432F4">
        <w:rPr>
          <w:rFonts w:ascii="Times New Roman" w:hAnsi="Times New Roman"/>
          <w:szCs w:val="21"/>
        </w:rPr>
        <w:t>假设定义在</w:t>
      </w:r>
      <w:r w:rsidRPr="006432F4">
        <w:rPr>
          <w:rFonts w:ascii="Times New Roman" w:hAnsi="Times New Roman"/>
          <w:position w:val="-4"/>
          <w:szCs w:val="21"/>
        </w:rPr>
        <w:object w:dxaOrig="360" w:dyaOrig="300">
          <v:shape id="_x0000_i1038" type="#_x0000_t75" style="width:14.5pt;height:14.5pt" o:ole="">
            <v:imagedata r:id="rId33" o:title=""/>
          </v:shape>
          <o:OLEObject Type="Embed" ProgID="Equation.DSMT4" ShapeID="_x0000_i1038" DrawAspect="Content" ObjectID="_1652006443" r:id="rId34"/>
        </w:object>
      </w:r>
      <w:r w:rsidRPr="006432F4">
        <w:rPr>
          <w:rFonts w:ascii="Times New Roman" w:hAnsi="Times New Roman"/>
          <w:szCs w:val="21"/>
        </w:rPr>
        <w:t>空间的紧子集</w:t>
      </w:r>
      <w:r w:rsidRPr="006432F4">
        <w:rPr>
          <w:rFonts w:ascii="Times New Roman" w:hAnsi="Times New Roman"/>
          <w:position w:val="-4"/>
          <w:szCs w:val="21"/>
        </w:rPr>
        <w:object w:dxaOrig="260" w:dyaOrig="260">
          <v:shape id="_x0000_i1039" type="#_x0000_t75" style="width:14.5pt;height:14.5pt" o:ole="">
            <v:imagedata r:id="rId35" o:title=""/>
          </v:shape>
          <o:OLEObject Type="Embed" ProgID="Equation.DSMT4" ShapeID="_x0000_i1039" DrawAspect="Content" ObjectID="_1652006444" r:id="rId36"/>
        </w:object>
      </w:r>
      <w:r w:rsidRPr="006432F4">
        <w:rPr>
          <w:rFonts w:ascii="Times New Roman" w:hAnsi="Times New Roman"/>
          <w:szCs w:val="21"/>
        </w:rPr>
        <w:t>上的</w:t>
      </w:r>
      <w:r w:rsidRPr="006432F4">
        <w:rPr>
          <w:rFonts w:ascii="Times New Roman" w:hAnsi="Times New Roman" w:hint="eastAsia"/>
          <w:szCs w:val="21"/>
        </w:rPr>
        <w:t>P</w:t>
      </w:r>
      <w:r w:rsidRPr="006432F4">
        <w:rPr>
          <w:rFonts w:ascii="Times New Roman" w:hAnsi="Times New Roman"/>
          <w:szCs w:val="21"/>
        </w:rPr>
        <w:t>WL</w:t>
      </w:r>
      <w:r w:rsidRPr="006432F4">
        <w:rPr>
          <w:rFonts w:ascii="Times New Roman" w:hAnsi="Times New Roman"/>
          <w:szCs w:val="21"/>
        </w:rPr>
        <w:t>函数</w:t>
      </w:r>
      <w:r w:rsidRPr="006432F4">
        <w:rPr>
          <w:rFonts w:ascii="Times New Roman" w:hAnsi="Times New Roman"/>
          <w:position w:val="-10"/>
          <w:szCs w:val="21"/>
        </w:rPr>
        <w:object w:dxaOrig="1800" w:dyaOrig="360">
          <v:shape id="_x0000_i1040" type="#_x0000_t75" style="width:86.5pt;height:14.5pt" o:ole="">
            <v:imagedata r:id="rId37" o:title=""/>
          </v:shape>
          <o:OLEObject Type="Embed" ProgID="Equation.DSMT4" ShapeID="_x0000_i1040" DrawAspect="Content" ObjectID="_1652006445" r:id="rId38"/>
        </w:object>
      </w:r>
      <w:r w:rsidRPr="006432F4">
        <w:rPr>
          <w:rFonts w:ascii="Times New Roman" w:hAnsi="Times New Roman" w:hint="eastAsia"/>
          <w:szCs w:val="21"/>
        </w:rPr>
        <w:t>，</w:t>
      </w:r>
      <w:r w:rsidRPr="006432F4">
        <w:rPr>
          <w:rFonts w:ascii="Times New Roman" w:hAnsi="Times New Roman"/>
          <w:position w:val="-4"/>
          <w:szCs w:val="21"/>
        </w:rPr>
        <w:object w:dxaOrig="260" w:dyaOrig="260">
          <v:shape id="_x0000_i1041" type="#_x0000_t75" style="width:14.5pt;height:14.5pt" o:ole="">
            <v:imagedata r:id="rId39" o:title=""/>
          </v:shape>
          <o:OLEObject Type="Embed" ProgID="Equation.DSMT4" ShapeID="_x0000_i1041" DrawAspect="Content" ObjectID="_1652006446" r:id="rId40"/>
        </w:object>
      </w:r>
      <w:r w:rsidRPr="006432F4">
        <w:rPr>
          <w:rFonts w:ascii="Times New Roman" w:hAnsi="Times New Roman"/>
          <w:szCs w:val="21"/>
        </w:rPr>
        <w:t>被</w:t>
      </w:r>
      <w:r w:rsidRPr="006432F4">
        <w:rPr>
          <w:rFonts w:ascii="Times New Roman" w:hAnsi="Times New Roman"/>
          <w:position w:val="-4"/>
          <w:szCs w:val="21"/>
        </w:rPr>
        <w:object w:dxaOrig="200" w:dyaOrig="260">
          <v:shape id="_x0000_i1042" type="#_x0000_t75" style="width:7pt;height:14.5pt" o:ole="">
            <v:imagedata r:id="rId41" o:title=""/>
          </v:shape>
          <o:OLEObject Type="Embed" ProgID="Equation.DSMT4" ShapeID="_x0000_i1042" DrawAspect="Content" ObjectID="_1652006447" r:id="rId42"/>
        </w:object>
      </w:r>
      <w:r w:rsidRPr="006432F4">
        <w:rPr>
          <w:rFonts w:ascii="Times New Roman" w:hAnsi="Times New Roman"/>
          <w:szCs w:val="21"/>
        </w:rPr>
        <w:t>个</w:t>
      </w:r>
      <w:r w:rsidRPr="006432F4">
        <w:rPr>
          <w:rFonts w:ascii="Times New Roman" w:hAnsi="Times New Roman"/>
          <w:position w:val="-6"/>
          <w:szCs w:val="21"/>
        </w:rPr>
        <w:object w:dxaOrig="560" w:dyaOrig="279">
          <v:shape id="_x0000_i1043" type="#_x0000_t75" style="width:29pt;height:14.5pt" o:ole="">
            <v:imagedata r:id="rId43" o:title=""/>
          </v:shape>
          <o:OLEObject Type="Embed" ProgID="Equation.DSMT4" ShapeID="_x0000_i1043" DrawAspect="Content" ObjectID="_1652006448" r:id="rId44"/>
        </w:object>
      </w:r>
      <w:r w:rsidRPr="006432F4">
        <w:rPr>
          <w:rFonts w:ascii="Times New Roman" w:hAnsi="Times New Roman"/>
          <w:szCs w:val="21"/>
        </w:rPr>
        <w:t>维超平面</w:t>
      </w:r>
      <w:r w:rsidRPr="006432F4">
        <w:rPr>
          <w:rFonts w:ascii="Times New Roman" w:hAnsi="Times New Roman"/>
          <w:position w:val="-12"/>
          <w:szCs w:val="21"/>
        </w:rPr>
        <w:object w:dxaOrig="320" w:dyaOrig="360">
          <v:shape id="_x0000_i1044" type="#_x0000_t75" style="width:14.5pt;height:14.5pt" o:ole="">
            <v:imagedata r:id="rId45" o:title=""/>
          </v:shape>
          <o:OLEObject Type="Embed" ProgID="Equation.DSMT4" ShapeID="_x0000_i1044" DrawAspect="Content" ObjectID="_1652006449" r:id="rId46"/>
        </w:object>
      </w:r>
      <w:r w:rsidRPr="006432F4">
        <w:rPr>
          <w:rFonts w:ascii="Times New Roman" w:hAnsi="Times New Roman"/>
          <w:szCs w:val="21"/>
        </w:rPr>
        <w:t>切割为</w:t>
      </w:r>
      <w:r w:rsidRPr="006432F4">
        <w:rPr>
          <w:rFonts w:ascii="Times New Roman" w:hAnsi="Times New Roman"/>
          <w:position w:val="-6"/>
          <w:szCs w:val="21"/>
        </w:rPr>
        <w:object w:dxaOrig="220" w:dyaOrig="279">
          <v:shape id="_x0000_i1045" type="#_x0000_t75" style="width:14.5pt;height:14.5pt" o:ole="">
            <v:imagedata r:id="rId47" o:title=""/>
          </v:shape>
          <o:OLEObject Type="Embed" ProgID="Equation.DSMT4" ShapeID="_x0000_i1045" DrawAspect="Content" ObjectID="_1652006450" r:id="rId48"/>
        </w:object>
      </w:r>
      <w:r w:rsidRPr="006432F4">
        <w:rPr>
          <w:rFonts w:ascii="Times New Roman" w:hAnsi="Times New Roman"/>
          <w:szCs w:val="21"/>
        </w:rPr>
        <w:t>个区域</w:t>
      </w:r>
      <w:r w:rsidRPr="006432F4">
        <w:rPr>
          <w:rFonts w:ascii="Times New Roman" w:hAnsi="Times New Roman"/>
          <w:position w:val="-14"/>
          <w:szCs w:val="21"/>
        </w:rPr>
        <w:object w:dxaOrig="300" w:dyaOrig="380">
          <v:shape id="_x0000_i1046" type="#_x0000_t75" style="width:14.5pt;height:21.5pt" o:ole="">
            <v:imagedata r:id="rId49" o:title=""/>
          </v:shape>
          <o:OLEObject Type="Embed" ProgID="Equation.DSMT4" ShapeID="_x0000_i1046" DrawAspect="Content" ObjectID="_1652006451" r:id="rId50"/>
        </w:object>
      </w:r>
      <w:r w:rsidRPr="006432F4">
        <w:rPr>
          <w:rFonts w:ascii="Times New Roman" w:hAnsi="Times New Roman" w:hint="eastAsia"/>
          <w:szCs w:val="21"/>
        </w:rPr>
        <w:t>，同时我们将此</w:t>
      </w:r>
      <w:r w:rsidRPr="006432F4">
        <w:rPr>
          <w:rFonts w:ascii="Times New Roman" w:hAnsi="Times New Roman"/>
          <w:position w:val="-6"/>
          <w:szCs w:val="21"/>
        </w:rPr>
        <w:object w:dxaOrig="560" w:dyaOrig="279">
          <v:shape id="_x0000_i1047" type="#_x0000_t75" style="width:29pt;height:14.5pt" o:ole="">
            <v:imagedata r:id="rId43" o:title=""/>
          </v:shape>
          <o:OLEObject Type="Embed" ProgID="Equation.DSMT4" ShapeID="_x0000_i1047" DrawAspect="Content" ObjectID="_1652006452" r:id="rId51"/>
        </w:object>
      </w:r>
      <w:r w:rsidRPr="006432F4">
        <w:rPr>
          <w:rFonts w:ascii="Times New Roman" w:hAnsi="Times New Roman"/>
          <w:szCs w:val="21"/>
        </w:rPr>
        <w:t>维超平面</w:t>
      </w:r>
      <w:r w:rsidRPr="006432F4">
        <w:rPr>
          <w:rFonts w:ascii="Times New Roman" w:hAnsi="Times New Roman" w:hint="eastAsia"/>
          <w:szCs w:val="21"/>
        </w:rPr>
        <w:t>称</w:t>
      </w:r>
      <w:r w:rsidRPr="006432F4">
        <w:rPr>
          <w:rFonts w:ascii="Times New Roman" w:hAnsi="Times New Roman"/>
          <w:szCs w:val="21"/>
        </w:rPr>
        <w:t>为一阶</w:t>
      </w:r>
      <w:r w:rsidRPr="006432F4">
        <w:rPr>
          <w:rFonts w:ascii="Times New Roman" w:hAnsi="Times New Roman" w:hint="eastAsia"/>
          <w:szCs w:val="21"/>
        </w:rPr>
        <w:t>切片，</w:t>
      </w:r>
      <w:r w:rsidRPr="006432F4">
        <w:rPr>
          <w:rFonts w:ascii="Times New Roman" w:hAnsi="Times New Roman"/>
          <w:szCs w:val="21"/>
        </w:rPr>
        <w:t>当</w:t>
      </w:r>
      <w:r w:rsidRPr="006432F4">
        <w:rPr>
          <w:rFonts w:ascii="Times New Roman" w:hAnsi="Times New Roman" w:hint="eastAsia"/>
          <w:szCs w:val="21"/>
        </w:rPr>
        <w:t>D</w:t>
      </w:r>
      <w:r w:rsidRPr="006432F4">
        <w:rPr>
          <w:rFonts w:ascii="Times New Roman" w:hAnsi="Times New Roman" w:hint="eastAsia"/>
          <w:szCs w:val="21"/>
        </w:rPr>
        <w:t>中的</w:t>
      </w:r>
      <w:r w:rsidRPr="006432F4">
        <w:rPr>
          <w:rFonts w:ascii="Times New Roman" w:hAnsi="Times New Roman"/>
          <w:position w:val="-6"/>
          <w:szCs w:val="21"/>
        </w:rPr>
        <w:object w:dxaOrig="620" w:dyaOrig="279">
          <v:shape id="_x0000_i1048" type="#_x0000_t75" style="width:29pt;height:14.5pt" o:ole="">
            <v:imagedata r:id="rId52" o:title=""/>
          </v:shape>
          <o:OLEObject Type="Embed" ProgID="Equation.DSMT4" ShapeID="_x0000_i1048" DrawAspect="Content" ObjectID="_1652006453" r:id="rId53"/>
        </w:object>
      </w:r>
      <w:r w:rsidRPr="006432F4">
        <w:rPr>
          <w:rFonts w:ascii="Times New Roman" w:hAnsi="Times New Roman"/>
          <w:szCs w:val="21"/>
        </w:rPr>
        <w:t>维线性流</w:t>
      </w:r>
      <w:r w:rsidRPr="006432F4">
        <w:rPr>
          <w:rFonts w:ascii="Times New Roman" w:hAnsi="Times New Roman" w:hint="eastAsia"/>
          <w:szCs w:val="21"/>
        </w:rPr>
        <w:t>形</w:t>
      </w:r>
      <w:r w:rsidRPr="006432F4">
        <w:rPr>
          <w:rFonts w:ascii="Times New Roman" w:hAnsi="Times New Roman"/>
          <w:szCs w:val="21"/>
        </w:rPr>
        <w:t>能够被两个及以上</w:t>
      </w:r>
      <w:r w:rsidRPr="006432F4">
        <w:rPr>
          <w:rFonts w:ascii="Times New Roman" w:hAnsi="Times New Roman"/>
          <w:position w:val="-6"/>
          <w:szCs w:val="21"/>
        </w:rPr>
        <w:object w:dxaOrig="480" w:dyaOrig="279">
          <v:shape id="_x0000_i1049" type="#_x0000_t75" style="width:21.5pt;height:14.5pt" o:ole="">
            <v:imagedata r:id="rId54" o:title=""/>
          </v:shape>
          <o:OLEObject Type="Embed" ProgID="Equation.DSMT4" ShapeID="_x0000_i1049" DrawAspect="Content" ObjectID="_1652006454" r:id="rId55"/>
        </w:object>
      </w:r>
      <w:r w:rsidRPr="006432F4">
        <w:rPr>
          <w:rFonts w:ascii="Times New Roman" w:hAnsi="Times New Roman"/>
          <w:szCs w:val="21"/>
        </w:rPr>
        <w:t>阶</w:t>
      </w:r>
      <w:r w:rsidRPr="006432F4">
        <w:rPr>
          <w:rFonts w:ascii="Times New Roman" w:hAnsi="Times New Roman" w:hint="eastAsia"/>
          <w:szCs w:val="21"/>
        </w:rPr>
        <w:t>切片所表示时，称其为</w:t>
      </w:r>
      <w:r w:rsidRPr="006432F4">
        <w:rPr>
          <w:rFonts w:ascii="Times New Roman" w:hAnsi="Times New Roman"/>
          <w:position w:val="-6"/>
          <w:szCs w:val="21"/>
        </w:rPr>
        <w:object w:dxaOrig="200" w:dyaOrig="279">
          <v:shape id="_x0000_i1050" type="#_x0000_t75" style="width:7pt;height:14.5pt" o:ole="">
            <v:imagedata r:id="rId56" o:title=""/>
          </v:shape>
          <o:OLEObject Type="Embed" ProgID="Equation.DSMT4" ShapeID="_x0000_i1050" DrawAspect="Content" ObjectID="_1652006455" r:id="rId57"/>
        </w:object>
      </w:r>
      <w:r w:rsidRPr="006432F4">
        <w:rPr>
          <w:rFonts w:ascii="Times New Roman" w:hAnsi="Times New Roman"/>
          <w:szCs w:val="21"/>
        </w:rPr>
        <w:t>阶切片</w:t>
      </w:r>
      <w:r w:rsidRPr="006432F4">
        <w:rPr>
          <w:rFonts w:ascii="Times New Roman" w:hAnsi="Times New Roman" w:hint="eastAsia"/>
          <w:szCs w:val="21"/>
        </w:rPr>
        <w:t>。</w:t>
      </w:r>
    </w:p>
    <w:p w:rsidR="00064E3B" w:rsidRPr="006432F4" w:rsidRDefault="00064E3B" w:rsidP="00E571E7">
      <w:pPr>
        <w:pStyle w:val="MTDisplayEquation"/>
        <w:rPr>
          <w:rFonts w:ascii="Times New Roman" w:hAnsi="Times New Roman" w:cs="Times New Roman"/>
        </w:rPr>
      </w:pPr>
      <w:r w:rsidRPr="006432F4">
        <w:rPr>
          <w:rFonts w:ascii="Times New Roman" w:hAnsi="Times New Roman"/>
        </w:rPr>
        <w:tab/>
      </w:r>
      <w:r w:rsidRPr="006432F4">
        <w:rPr>
          <w:rFonts w:ascii="Times New Roman" w:hAnsi="Times New Roman"/>
          <w:position w:val="-12"/>
        </w:rPr>
        <w:object w:dxaOrig="4000" w:dyaOrig="380">
          <v:shape id="_x0000_i1051" type="#_x0000_t75" style="width:201.5pt;height:21.5pt" o:ole="">
            <v:imagedata r:id="rId58" o:title=""/>
          </v:shape>
          <o:OLEObject Type="Embed" ProgID="Equation.DSMT4" ShapeID="_x0000_i1051" DrawAspect="Content" ObjectID="_1652006456" r:id="rId59"/>
        </w:object>
      </w:r>
      <w:r w:rsidRPr="006432F4">
        <w:rPr>
          <w:rFonts w:ascii="Times New Roman" w:hAnsi="Times New Roman"/>
        </w:rPr>
        <w:t xml:space="preserve"> </w:t>
      </w:r>
      <w:r w:rsidRPr="006432F4">
        <w:rPr>
          <w:rFonts w:ascii="Times New Roman" w:hAnsi="Times New Roman"/>
        </w:rPr>
        <w:tab/>
      </w:r>
      <w:r w:rsidRPr="006432F4">
        <w:rPr>
          <w:rFonts w:ascii="Times New Roman" w:hAnsi="Times New Roman" w:cs="Times New Roman"/>
        </w:rPr>
        <w:fldChar w:fldCharType="begin"/>
      </w:r>
      <w:r w:rsidRPr="006432F4">
        <w:rPr>
          <w:rFonts w:ascii="Times New Roman" w:hAnsi="Times New Roman" w:cs="Times New Roman"/>
        </w:rPr>
        <w:instrText xml:space="preserve"> MACROBUTTON MTPlaceRef \* MERGEFORMAT </w:instrText>
      </w:r>
      <w:r w:rsidRPr="006432F4">
        <w:rPr>
          <w:rFonts w:ascii="Times New Roman" w:hAnsi="Times New Roman" w:cs="Times New Roman"/>
        </w:rPr>
        <w:fldChar w:fldCharType="begin"/>
      </w:r>
      <w:r w:rsidRPr="006432F4">
        <w:rPr>
          <w:rFonts w:ascii="Times New Roman" w:hAnsi="Times New Roman" w:cs="Times New Roman"/>
        </w:rPr>
        <w:instrText xml:space="preserve"> SEQ MTEqn \h \* MERGEFORMAT </w:instrText>
      </w:r>
      <w:r w:rsidRPr="006432F4">
        <w:rPr>
          <w:rFonts w:ascii="Times New Roman" w:hAnsi="Times New Roman" w:cs="Times New Roman"/>
        </w:rPr>
        <w:fldChar w:fldCharType="end"/>
      </w:r>
      <w:r w:rsidRPr="006432F4">
        <w:rPr>
          <w:rFonts w:ascii="Times New Roman" w:hAnsi="Times New Roman" w:cs="Times New Roman"/>
        </w:rPr>
        <w:instrText>(</w:instrText>
      </w:r>
      <w:r w:rsidRPr="006432F4">
        <w:rPr>
          <w:rFonts w:ascii="Times New Roman" w:hAnsi="Times New Roman" w:cs="Times New Roman"/>
        </w:rPr>
        <w:fldChar w:fldCharType="begin"/>
      </w:r>
      <w:r w:rsidRPr="006432F4">
        <w:rPr>
          <w:rFonts w:ascii="Times New Roman" w:hAnsi="Times New Roman" w:cs="Times New Roman"/>
        </w:rPr>
        <w:instrText xml:space="preserve"> SEQ MTSec \c \* Arabic \* MERGEFORMAT </w:instrText>
      </w:r>
      <w:r w:rsidRPr="006432F4">
        <w:rPr>
          <w:rFonts w:ascii="Times New Roman" w:hAnsi="Times New Roman" w:cs="Times New Roman"/>
        </w:rPr>
        <w:fldChar w:fldCharType="separate"/>
      </w:r>
      <w:r w:rsidR="00D92CA1" w:rsidRPr="006432F4">
        <w:rPr>
          <w:rFonts w:ascii="Times New Roman" w:hAnsi="Times New Roman" w:cs="Times New Roman"/>
          <w:noProof/>
        </w:rPr>
        <w:instrText>1</w:instrText>
      </w:r>
      <w:r w:rsidRPr="006432F4">
        <w:rPr>
          <w:rFonts w:ascii="Times New Roman" w:hAnsi="Times New Roman" w:cs="Times New Roman"/>
        </w:rPr>
        <w:fldChar w:fldCharType="end"/>
      </w:r>
      <w:r w:rsidRPr="006432F4">
        <w:rPr>
          <w:rFonts w:ascii="Times New Roman" w:hAnsi="Times New Roman" w:cs="Times New Roman"/>
        </w:rPr>
        <w:instrText>.</w:instrText>
      </w:r>
      <w:r w:rsidRPr="006432F4">
        <w:rPr>
          <w:rFonts w:ascii="Times New Roman" w:hAnsi="Times New Roman" w:cs="Times New Roman"/>
        </w:rPr>
        <w:fldChar w:fldCharType="begin"/>
      </w:r>
      <w:r w:rsidRPr="006432F4">
        <w:rPr>
          <w:rFonts w:ascii="Times New Roman" w:hAnsi="Times New Roman" w:cs="Times New Roman"/>
        </w:rPr>
        <w:instrText xml:space="preserve"> SEQ MTEqn \c \* Arabic \* MERGEFORMAT </w:instrText>
      </w:r>
      <w:r w:rsidRPr="006432F4">
        <w:rPr>
          <w:rFonts w:ascii="Times New Roman" w:hAnsi="Times New Roman" w:cs="Times New Roman"/>
        </w:rPr>
        <w:fldChar w:fldCharType="separate"/>
      </w:r>
      <w:r w:rsidR="00D92CA1" w:rsidRPr="006432F4">
        <w:rPr>
          <w:rFonts w:ascii="Times New Roman" w:hAnsi="Times New Roman" w:cs="Times New Roman"/>
          <w:noProof/>
        </w:rPr>
        <w:instrText>3</w:instrText>
      </w:r>
      <w:r w:rsidRPr="006432F4">
        <w:rPr>
          <w:rFonts w:ascii="Times New Roman" w:hAnsi="Times New Roman" w:cs="Times New Roman"/>
        </w:rPr>
        <w:fldChar w:fldCharType="end"/>
      </w:r>
      <w:r w:rsidRPr="006432F4">
        <w:rPr>
          <w:rFonts w:ascii="Times New Roman" w:hAnsi="Times New Roman" w:cs="Times New Roman"/>
        </w:rPr>
        <w:instrText>)</w:instrText>
      </w:r>
      <w:r w:rsidRPr="006432F4">
        <w:rPr>
          <w:rFonts w:ascii="Times New Roman" w:hAnsi="Times New Roman" w:cs="Times New Roman"/>
        </w:rPr>
        <w:fldChar w:fldCharType="end"/>
      </w:r>
    </w:p>
    <w:p w:rsidR="00064E3B" w:rsidRPr="006432F4" w:rsidRDefault="00064E3B" w:rsidP="00E571E7">
      <w:pPr>
        <w:pStyle w:val="MTDisplayEquation"/>
        <w:rPr>
          <w:rFonts w:ascii="Times New Roman" w:hAnsi="Times New Roman"/>
        </w:rPr>
      </w:pPr>
      <w:r w:rsidRPr="006432F4">
        <w:rPr>
          <w:rFonts w:ascii="Times New Roman" w:hAnsi="Times New Roman"/>
        </w:rPr>
        <w:tab/>
      </w:r>
      <w:r w:rsidRPr="006432F4">
        <w:rPr>
          <w:rFonts w:ascii="Times New Roman" w:hAnsi="Times New Roman"/>
          <w:position w:val="-32"/>
        </w:rPr>
        <w:object w:dxaOrig="6520" w:dyaOrig="720">
          <v:shape id="_x0000_i1052" type="#_x0000_t75" style="width:324pt;height:36pt" o:ole="">
            <v:imagedata r:id="rId60" o:title=""/>
          </v:shape>
          <o:OLEObject Type="Embed" ProgID="Equation.DSMT4" ShapeID="_x0000_i1052" DrawAspect="Content" ObjectID="_1652006457" r:id="rId61"/>
        </w:object>
      </w:r>
      <w:r w:rsidRPr="006432F4">
        <w:rPr>
          <w:rFonts w:ascii="Times New Roman" w:hAnsi="Times New Roman"/>
        </w:rPr>
        <w:t xml:space="preserve"> </w:t>
      </w:r>
      <w:r w:rsidRPr="006432F4">
        <w:rPr>
          <w:rFonts w:ascii="Times New Roman" w:hAnsi="Times New Roman"/>
        </w:rPr>
        <w:tab/>
      </w:r>
      <w:r w:rsidRPr="006432F4">
        <w:rPr>
          <w:rFonts w:ascii="Times New Roman" w:hAnsi="Times New Roman" w:cs="Times New Roman"/>
        </w:rPr>
        <w:fldChar w:fldCharType="begin"/>
      </w:r>
      <w:r w:rsidRPr="006432F4">
        <w:rPr>
          <w:rFonts w:ascii="Times New Roman" w:hAnsi="Times New Roman" w:cs="Times New Roman"/>
        </w:rPr>
        <w:instrText xml:space="preserve"> MACROBUTTON MTPlaceRef \* MERGEFORMAT </w:instrText>
      </w:r>
      <w:r w:rsidRPr="006432F4">
        <w:rPr>
          <w:rFonts w:ascii="Times New Roman" w:hAnsi="Times New Roman" w:cs="Times New Roman"/>
        </w:rPr>
        <w:fldChar w:fldCharType="begin"/>
      </w:r>
      <w:r w:rsidRPr="006432F4">
        <w:rPr>
          <w:rFonts w:ascii="Times New Roman" w:hAnsi="Times New Roman" w:cs="Times New Roman"/>
        </w:rPr>
        <w:instrText xml:space="preserve"> SEQ MTEqn \h \* MERGEFORMAT </w:instrText>
      </w:r>
      <w:r w:rsidRPr="006432F4">
        <w:rPr>
          <w:rFonts w:ascii="Times New Roman" w:hAnsi="Times New Roman" w:cs="Times New Roman"/>
        </w:rPr>
        <w:fldChar w:fldCharType="end"/>
      </w:r>
      <w:r w:rsidRPr="006432F4">
        <w:rPr>
          <w:rFonts w:ascii="Times New Roman" w:hAnsi="Times New Roman" w:cs="Times New Roman"/>
        </w:rPr>
        <w:instrText>(</w:instrText>
      </w:r>
      <w:r w:rsidRPr="006432F4">
        <w:rPr>
          <w:rFonts w:ascii="Times New Roman" w:hAnsi="Times New Roman" w:cs="Times New Roman"/>
        </w:rPr>
        <w:fldChar w:fldCharType="begin"/>
      </w:r>
      <w:r w:rsidRPr="006432F4">
        <w:rPr>
          <w:rFonts w:ascii="Times New Roman" w:hAnsi="Times New Roman" w:cs="Times New Roman"/>
        </w:rPr>
        <w:instrText xml:space="preserve"> SEQ MTSec \c \* Arabic \* MERGEFORMAT </w:instrText>
      </w:r>
      <w:r w:rsidRPr="006432F4">
        <w:rPr>
          <w:rFonts w:ascii="Times New Roman" w:hAnsi="Times New Roman" w:cs="Times New Roman"/>
        </w:rPr>
        <w:fldChar w:fldCharType="separate"/>
      </w:r>
      <w:r w:rsidR="00D92CA1" w:rsidRPr="006432F4">
        <w:rPr>
          <w:rFonts w:ascii="Times New Roman" w:hAnsi="Times New Roman" w:cs="Times New Roman"/>
          <w:noProof/>
        </w:rPr>
        <w:instrText>1</w:instrText>
      </w:r>
      <w:r w:rsidRPr="006432F4">
        <w:rPr>
          <w:rFonts w:ascii="Times New Roman" w:hAnsi="Times New Roman" w:cs="Times New Roman"/>
        </w:rPr>
        <w:fldChar w:fldCharType="end"/>
      </w:r>
      <w:r w:rsidRPr="006432F4">
        <w:rPr>
          <w:rFonts w:ascii="Times New Roman" w:hAnsi="Times New Roman" w:cs="Times New Roman"/>
        </w:rPr>
        <w:instrText>.</w:instrText>
      </w:r>
      <w:r w:rsidRPr="006432F4">
        <w:rPr>
          <w:rFonts w:ascii="Times New Roman" w:hAnsi="Times New Roman" w:cs="Times New Roman"/>
        </w:rPr>
        <w:fldChar w:fldCharType="begin"/>
      </w:r>
      <w:r w:rsidRPr="006432F4">
        <w:rPr>
          <w:rFonts w:ascii="Times New Roman" w:hAnsi="Times New Roman" w:cs="Times New Roman"/>
        </w:rPr>
        <w:instrText xml:space="preserve"> SEQ MTEqn \c \* Arabic \* MERGEFORMAT </w:instrText>
      </w:r>
      <w:r w:rsidRPr="006432F4">
        <w:rPr>
          <w:rFonts w:ascii="Times New Roman" w:hAnsi="Times New Roman" w:cs="Times New Roman"/>
        </w:rPr>
        <w:fldChar w:fldCharType="separate"/>
      </w:r>
      <w:r w:rsidR="00D92CA1" w:rsidRPr="006432F4">
        <w:rPr>
          <w:rFonts w:ascii="Times New Roman" w:hAnsi="Times New Roman" w:cs="Times New Roman"/>
          <w:noProof/>
        </w:rPr>
        <w:instrText>4</w:instrText>
      </w:r>
      <w:r w:rsidRPr="006432F4">
        <w:rPr>
          <w:rFonts w:ascii="Times New Roman" w:hAnsi="Times New Roman" w:cs="Times New Roman"/>
        </w:rPr>
        <w:fldChar w:fldCharType="end"/>
      </w:r>
      <w:r w:rsidRPr="006432F4">
        <w:rPr>
          <w:rFonts w:ascii="Times New Roman" w:hAnsi="Times New Roman" w:cs="Times New Roman"/>
        </w:rPr>
        <w:instrText>)</w:instrText>
      </w:r>
      <w:r w:rsidRPr="006432F4">
        <w:rPr>
          <w:rFonts w:ascii="Times New Roman" w:hAnsi="Times New Roman" w:cs="Times New Roman"/>
        </w:rPr>
        <w:fldChar w:fldCharType="end"/>
      </w:r>
    </w:p>
    <w:p w:rsidR="00064E3B" w:rsidRPr="006432F4" w:rsidRDefault="00064E3B" w:rsidP="00994CA3">
      <w:pPr>
        <w:ind w:firstLineChars="200" w:firstLine="420"/>
        <w:rPr>
          <w:rFonts w:ascii="Times New Roman" w:hAnsi="Times New Roman"/>
          <w:szCs w:val="21"/>
        </w:rPr>
      </w:pPr>
      <w:r w:rsidRPr="006432F4">
        <w:rPr>
          <w:rFonts w:ascii="Times New Roman" w:hAnsi="Times New Roman"/>
          <w:szCs w:val="21"/>
        </w:rPr>
        <w:t>其中</w:t>
      </w:r>
      <w:r w:rsidRPr="006432F4">
        <w:rPr>
          <w:rFonts w:ascii="Times New Roman" w:hAnsi="Times New Roman"/>
          <w:position w:val="-14"/>
          <w:szCs w:val="21"/>
        </w:rPr>
        <w:object w:dxaOrig="300" w:dyaOrig="400">
          <v:shape id="_x0000_i1053" type="#_x0000_t75" style="width:14.5pt;height:21.5pt" o:ole="">
            <v:imagedata r:id="rId62" o:title=""/>
          </v:shape>
          <o:OLEObject Type="Embed" ProgID="Equation.DSMT4" ShapeID="_x0000_i1053" DrawAspect="Content" ObjectID="_1652006458" r:id="rId63"/>
        </w:object>
      </w:r>
      <w:r w:rsidRPr="006432F4">
        <w:rPr>
          <w:rFonts w:ascii="Times New Roman" w:hAnsi="Times New Roman"/>
          <w:szCs w:val="21"/>
        </w:rPr>
        <w:t>为</w:t>
      </w:r>
      <w:r w:rsidRPr="006432F4">
        <w:rPr>
          <w:rFonts w:ascii="Times New Roman" w:hAnsi="Times New Roman"/>
          <w:position w:val="-14"/>
          <w:szCs w:val="21"/>
        </w:rPr>
        <w:object w:dxaOrig="300" w:dyaOrig="380">
          <v:shape id="_x0000_i1054" type="#_x0000_t75" style="width:14.5pt;height:21.5pt" o:ole="">
            <v:imagedata r:id="rId64" o:title=""/>
          </v:shape>
          <o:OLEObject Type="Embed" ProgID="Equation.DSMT4" ShapeID="_x0000_i1054" DrawAspect="Content" ObjectID="_1652006459" r:id="rId65"/>
        </w:object>
      </w:r>
      <w:r w:rsidRPr="006432F4">
        <w:rPr>
          <w:rFonts w:ascii="Times New Roman" w:hAnsi="Times New Roman"/>
          <w:szCs w:val="21"/>
        </w:rPr>
        <w:t>的闭包</w:t>
      </w:r>
      <w:r w:rsidRPr="006432F4">
        <w:rPr>
          <w:rFonts w:ascii="Times New Roman" w:hAnsi="Times New Roman" w:hint="eastAsia"/>
          <w:szCs w:val="21"/>
        </w:rPr>
        <w:t>，</w:t>
      </w:r>
      <w:r w:rsidRPr="006432F4">
        <w:rPr>
          <w:rFonts w:ascii="Times New Roman" w:hAnsi="Times New Roman"/>
          <w:position w:val="-12"/>
          <w:szCs w:val="21"/>
        </w:rPr>
        <w:object w:dxaOrig="1500" w:dyaOrig="380">
          <v:shape id="_x0000_i1055" type="#_x0000_t75" style="width:1in;height:21.5pt" o:ole="">
            <v:imagedata r:id="rId66" o:title=""/>
          </v:shape>
          <o:OLEObject Type="Embed" ProgID="Equation.DSMT4" ShapeID="_x0000_i1055" DrawAspect="Content" ObjectID="_1652006460" r:id="rId67"/>
        </w:object>
      </w:r>
      <w:r w:rsidRPr="006432F4">
        <w:rPr>
          <w:rFonts w:ascii="Times New Roman" w:hAnsi="Times New Roman" w:hint="eastAsia"/>
          <w:szCs w:val="21"/>
        </w:rPr>
        <w:t>。</w:t>
      </w:r>
    </w:p>
    <w:p w:rsidR="00064E3B" w:rsidRPr="006432F4" w:rsidRDefault="00064E3B" w:rsidP="00994CA3">
      <w:pPr>
        <w:ind w:firstLineChars="200" w:firstLine="420"/>
        <w:rPr>
          <w:rFonts w:ascii="Times New Roman" w:hAnsi="Times New Roman"/>
          <w:szCs w:val="21"/>
        </w:rPr>
      </w:pPr>
      <w:r w:rsidRPr="006432F4">
        <w:rPr>
          <w:rFonts w:ascii="Times New Roman" w:hAnsi="Times New Roman" w:hint="eastAsia"/>
          <w:szCs w:val="21"/>
        </w:rPr>
        <w:t>当由式</w:t>
      </w:r>
      <w:r w:rsidRPr="006432F4">
        <w:rPr>
          <w:rFonts w:ascii="Times New Roman" w:hAnsi="Times New Roman" w:hint="eastAsia"/>
          <w:szCs w:val="21"/>
        </w:rPr>
        <w:t>(</w:t>
      </w:r>
      <w:r w:rsidRPr="006432F4">
        <w:rPr>
          <w:rFonts w:ascii="Times New Roman" w:hAnsi="Times New Roman"/>
          <w:szCs w:val="21"/>
        </w:rPr>
        <w:t>1.3</w:t>
      </w:r>
      <w:r w:rsidRPr="006432F4">
        <w:rPr>
          <w:rFonts w:ascii="Times New Roman" w:hAnsi="Times New Roman" w:hint="eastAsia"/>
          <w:szCs w:val="21"/>
        </w:rPr>
        <w:t>)</w:t>
      </w:r>
      <w:r w:rsidRPr="006432F4">
        <w:rPr>
          <w:rFonts w:ascii="Times New Roman" w:hAnsi="Times New Roman" w:hint="eastAsia"/>
          <w:szCs w:val="21"/>
        </w:rPr>
        <w:t>、</w:t>
      </w:r>
      <w:r w:rsidRPr="006432F4">
        <w:rPr>
          <w:rFonts w:ascii="Times New Roman" w:hAnsi="Times New Roman" w:hint="eastAsia"/>
          <w:szCs w:val="21"/>
        </w:rPr>
        <w:t>(</w:t>
      </w:r>
      <w:r w:rsidRPr="006432F4">
        <w:rPr>
          <w:rFonts w:ascii="Times New Roman" w:hAnsi="Times New Roman"/>
          <w:szCs w:val="21"/>
        </w:rPr>
        <w:t>1.4)</w:t>
      </w:r>
      <w:r w:rsidRPr="006432F4">
        <w:rPr>
          <w:rFonts w:ascii="Times New Roman" w:hAnsi="Times New Roman" w:hint="eastAsia"/>
          <w:szCs w:val="21"/>
        </w:rPr>
        <w:t>定义的</w:t>
      </w:r>
      <w:r w:rsidRPr="006432F4">
        <w:rPr>
          <w:rFonts w:ascii="Times New Roman" w:hAnsi="Times New Roman" w:hint="eastAsia"/>
          <w:szCs w:val="21"/>
        </w:rPr>
        <w:t>P</w:t>
      </w:r>
      <w:r w:rsidRPr="006432F4">
        <w:rPr>
          <w:rFonts w:ascii="Times New Roman" w:hAnsi="Times New Roman"/>
          <w:szCs w:val="21"/>
        </w:rPr>
        <w:t>WL</w:t>
      </w:r>
      <w:r w:rsidRPr="006432F4">
        <w:rPr>
          <w:rFonts w:ascii="Times New Roman" w:hAnsi="Times New Roman"/>
          <w:szCs w:val="21"/>
        </w:rPr>
        <w:t>函数具有一致</w:t>
      </w:r>
      <w:r w:rsidRPr="006432F4">
        <w:rPr>
          <w:rFonts w:ascii="Times New Roman" w:hAnsi="Times New Roman" w:hint="eastAsia"/>
          <w:szCs w:val="21"/>
        </w:rPr>
        <w:t>变差</w:t>
      </w:r>
      <w:r w:rsidRPr="006432F4">
        <w:rPr>
          <w:rFonts w:ascii="Times New Roman" w:hAnsi="Times New Roman"/>
          <w:szCs w:val="21"/>
        </w:rPr>
        <w:t>性时</w:t>
      </w:r>
      <w:r w:rsidRPr="006432F4">
        <w:rPr>
          <w:rFonts w:ascii="Times New Roman" w:hAnsi="Times New Roman" w:hint="eastAsia"/>
          <w:szCs w:val="21"/>
        </w:rPr>
        <w:t>，</w:t>
      </w:r>
      <w:r w:rsidRPr="006432F4">
        <w:rPr>
          <w:rFonts w:ascii="Times New Roman" w:hAnsi="Times New Roman"/>
          <w:szCs w:val="21"/>
        </w:rPr>
        <w:t>可将其表示为</w:t>
      </w:r>
    </w:p>
    <w:p w:rsidR="00064E3B" w:rsidRPr="006432F4" w:rsidRDefault="00064E3B" w:rsidP="00E571E7">
      <w:pPr>
        <w:pStyle w:val="MTDisplayEquation"/>
        <w:rPr>
          <w:rFonts w:ascii="Times New Roman" w:hAnsi="Times New Roman"/>
        </w:rPr>
      </w:pPr>
      <w:r w:rsidRPr="006432F4">
        <w:rPr>
          <w:rFonts w:ascii="Times New Roman" w:hAnsi="Times New Roman"/>
        </w:rPr>
        <w:tab/>
      </w:r>
      <w:r w:rsidRPr="006432F4">
        <w:rPr>
          <w:rFonts w:ascii="Times New Roman" w:hAnsi="Times New Roman"/>
          <w:position w:val="-28"/>
        </w:rPr>
        <w:object w:dxaOrig="3739" w:dyaOrig="680">
          <v:shape id="_x0000_i1056" type="#_x0000_t75" style="width:187pt;height:36pt" o:ole="">
            <v:imagedata r:id="rId68" o:title=""/>
          </v:shape>
          <o:OLEObject Type="Embed" ProgID="Equation.DSMT4" ShapeID="_x0000_i1056" DrawAspect="Content" ObjectID="_1652006461" r:id="rId69"/>
        </w:object>
      </w:r>
      <w:r w:rsidRPr="006432F4">
        <w:rPr>
          <w:rFonts w:ascii="Times New Roman" w:hAnsi="Times New Roman"/>
        </w:rPr>
        <w:t xml:space="preserve"> </w:t>
      </w:r>
      <w:r w:rsidRPr="006432F4">
        <w:rPr>
          <w:rFonts w:ascii="Times New Roman" w:hAnsi="Times New Roman"/>
        </w:rPr>
        <w:tab/>
      </w:r>
      <w:r w:rsidRPr="006432F4">
        <w:rPr>
          <w:rFonts w:ascii="Times New Roman" w:hAnsi="Times New Roman" w:cs="Times New Roman"/>
        </w:rPr>
        <w:fldChar w:fldCharType="begin"/>
      </w:r>
      <w:r w:rsidRPr="006432F4">
        <w:rPr>
          <w:rFonts w:ascii="Times New Roman" w:hAnsi="Times New Roman" w:cs="Times New Roman"/>
        </w:rPr>
        <w:instrText xml:space="preserve"> MACROBUTTON MTPlaceRef \* MERGEFORMAT </w:instrText>
      </w:r>
      <w:r w:rsidRPr="006432F4">
        <w:rPr>
          <w:rFonts w:ascii="Times New Roman" w:hAnsi="Times New Roman" w:cs="Times New Roman"/>
        </w:rPr>
        <w:fldChar w:fldCharType="begin"/>
      </w:r>
      <w:r w:rsidRPr="006432F4">
        <w:rPr>
          <w:rFonts w:ascii="Times New Roman" w:hAnsi="Times New Roman" w:cs="Times New Roman"/>
        </w:rPr>
        <w:instrText xml:space="preserve"> SEQ MTEqn \h \* MERGEFORMAT </w:instrText>
      </w:r>
      <w:r w:rsidRPr="006432F4">
        <w:rPr>
          <w:rFonts w:ascii="Times New Roman" w:hAnsi="Times New Roman" w:cs="Times New Roman"/>
        </w:rPr>
        <w:fldChar w:fldCharType="end"/>
      </w:r>
      <w:r w:rsidRPr="006432F4">
        <w:rPr>
          <w:rFonts w:ascii="Times New Roman" w:hAnsi="Times New Roman" w:cs="Times New Roman"/>
        </w:rPr>
        <w:instrText>(</w:instrText>
      </w:r>
      <w:r w:rsidRPr="006432F4">
        <w:rPr>
          <w:rFonts w:ascii="Times New Roman" w:hAnsi="Times New Roman" w:cs="Times New Roman"/>
        </w:rPr>
        <w:fldChar w:fldCharType="begin"/>
      </w:r>
      <w:r w:rsidRPr="006432F4">
        <w:rPr>
          <w:rFonts w:ascii="Times New Roman" w:hAnsi="Times New Roman" w:cs="Times New Roman"/>
        </w:rPr>
        <w:instrText xml:space="preserve"> SEQ MTSec \c \* Arabic \* MERGEFORMAT </w:instrText>
      </w:r>
      <w:r w:rsidRPr="006432F4">
        <w:rPr>
          <w:rFonts w:ascii="Times New Roman" w:hAnsi="Times New Roman" w:cs="Times New Roman"/>
        </w:rPr>
        <w:fldChar w:fldCharType="separate"/>
      </w:r>
      <w:r w:rsidR="00D92CA1" w:rsidRPr="006432F4">
        <w:rPr>
          <w:rFonts w:ascii="Times New Roman" w:hAnsi="Times New Roman" w:cs="Times New Roman"/>
          <w:noProof/>
        </w:rPr>
        <w:instrText>1</w:instrText>
      </w:r>
      <w:r w:rsidRPr="006432F4">
        <w:rPr>
          <w:rFonts w:ascii="Times New Roman" w:hAnsi="Times New Roman" w:cs="Times New Roman"/>
        </w:rPr>
        <w:fldChar w:fldCharType="end"/>
      </w:r>
      <w:r w:rsidRPr="006432F4">
        <w:rPr>
          <w:rFonts w:ascii="Times New Roman" w:hAnsi="Times New Roman" w:cs="Times New Roman"/>
        </w:rPr>
        <w:instrText>.</w:instrText>
      </w:r>
      <w:r w:rsidRPr="006432F4">
        <w:rPr>
          <w:rFonts w:ascii="Times New Roman" w:hAnsi="Times New Roman" w:cs="Times New Roman"/>
        </w:rPr>
        <w:fldChar w:fldCharType="begin"/>
      </w:r>
      <w:r w:rsidRPr="006432F4">
        <w:rPr>
          <w:rFonts w:ascii="Times New Roman" w:hAnsi="Times New Roman" w:cs="Times New Roman"/>
        </w:rPr>
        <w:instrText xml:space="preserve"> SEQ MTEqn \c \* Arabic \* MERGEFORMAT </w:instrText>
      </w:r>
      <w:r w:rsidRPr="006432F4">
        <w:rPr>
          <w:rFonts w:ascii="Times New Roman" w:hAnsi="Times New Roman" w:cs="Times New Roman"/>
        </w:rPr>
        <w:fldChar w:fldCharType="separate"/>
      </w:r>
      <w:r w:rsidR="00D92CA1" w:rsidRPr="006432F4">
        <w:rPr>
          <w:rFonts w:ascii="Times New Roman" w:hAnsi="Times New Roman" w:cs="Times New Roman"/>
          <w:noProof/>
        </w:rPr>
        <w:instrText>5</w:instrText>
      </w:r>
      <w:r w:rsidRPr="006432F4">
        <w:rPr>
          <w:rFonts w:ascii="Times New Roman" w:hAnsi="Times New Roman" w:cs="Times New Roman"/>
        </w:rPr>
        <w:fldChar w:fldCharType="end"/>
      </w:r>
      <w:r w:rsidRPr="006432F4">
        <w:rPr>
          <w:rFonts w:ascii="Times New Roman" w:hAnsi="Times New Roman" w:cs="Times New Roman"/>
        </w:rPr>
        <w:instrText>)</w:instrText>
      </w:r>
      <w:r w:rsidRPr="006432F4">
        <w:rPr>
          <w:rFonts w:ascii="Times New Roman" w:hAnsi="Times New Roman" w:cs="Times New Roman"/>
        </w:rPr>
        <w:fldChar w:fldCharType="end"/>
      </w:r>
    </w:p>
    <w:p w:rsidR="00064E3B" w:rsidRPr="006432F4" w:rsidRDefault="00064E3B" w:rsidP="00E571E7">
      <w:pPr>
        <w:pStyle w:val="MTDisplayEquation"/>
        <w:spacing w:line="440" w:lineRule="exact"/>
        <w:ind w:firstLine="420"/>
        <w:rPr>
          <w:rFonts w:ascii="Times New Roman" w:hAnsi="Times New Roman"/>
          <w:sz w:val="21"/>
          <w:szCs w:val="21"/>
        </w:rPr>
      </w:pPr>
      <w:r w:rsidRPr="006432F4">
        <w:rPr>
          <w:rFonts w:ascii="Times New Roman" w:hAnsi="Times New Roman"/>
          <w:sz w:val="21"/>
          <w:szCs w:val="21"/>
        </w:rPr>
        <w:t>其中</w:t>
      </w:r>
      <w:r w:rsidRPr="006432F4">
        <w:rPr>
          <w:rFonts w:ascii="Times New Roman" w:hAnsi="Times New Roman"/>
          <w:position w:val="-12"/>
          <w:sz w:val="21"/>
          <w:szCs w:val="21"/>
        </w:rPr>
        <w:object w:dxaOrig="5920" w:dyaOrig="380">
          <v:shape id="_x0000_i1057" type="#_x0000_t75" style="width:295pt;height:21.5pt" o:ole="">
            <v:imagedata r:id="rId70" o:title=""/>
          </v:shape>
          <o:OLEObject Type="Embed" ProgID="Equation.DSMT4" ShapeID="_x0000_i1057" DrawAspect="Content" ObjectID="_1652006462" r:id="rId71"/>
        </w:object>
      </w:r>
      <w:r w:rsidRPr="006432F4">
        <w:rPr>
          <w:rFonts w:ascii="Times New Roman" w:hAnsi="Times New Roman" w:hint="eastAsia"/>
          <w:sz w:val="21"/>
          <w:szCs w:val="21"/>
        </w:rPr>
        <w:t>。</w:t>
      </w:r>
    </w:p>
    <w:p w:rsidR="00064E3B" w:rsidRPr="006432F4" w:rsidRDefault="00064E3B" w:rsidP="00E571E7">
      <w:pPr>
        <w:ind w:firstLineChars="200" w:firstLine="420"/>
        <w:rPr>
          <w:rFonts w:ascii="Times New Roman" w:hAnsi="Times New Roman"/>
          <w:szCs w:val="21"/>
        </w:rPr>
      </w:pPr>
      <w:r w:rsidRPr="006432F4">
        <w:rPr>
          <w:rFonts w:ascii="Times New Roman" w:hAnsi="Times New Roman"/>
          <w:szCs w:val="21"/>
        </w:rPr>
        <w:t>我们称该式为一阶</w:t>
      </w:r>
      <w:r w:rsidRPr="006432F4">
        <w:rPr>
          <w:rFonts w:ascii="Times New Roman" w:hAnsi="Times New Roman" w:hint="eastAsia"/>
          <w:szCs w:val="21"/>
        </w:rPr>
        <w:t>CP</w:t>
      </w:r>
      <w:r w:rsidRPr="006432F4">
        <w:rPr>
          <w:rFonts w:ascii="Times New Roman" w:hAnsi="Times New Roman"/>
          <w:szCs w:val="21"/>
        </w:rPr>
        <w:t>WL</w:t>
      </w:r>
      <w:r w:rsidRPr="006432F4">
        <w:rPr>
          <w:rFonts w:ascii="Times New Roman" w:hAnsi="Times New Roman" w:hint="eastAsia"/>
          <w:szCs w:val="21"/>
        </w:rPr>
        <w:t>（</w:t>
      </w:r>
      <w:r w:rsidRPr="006432F4">
        <w:rPr>
          <w:rFonts w:ascii="Times New Roman" w:hAnsi="Times New Roman" w:hint="eastAsia"/>
          <w:szCs w:val="21"/>
        </w:rPr>
        <w:t>Canonical</w:t>
      </w:r>
      <w:r w:rsidRPr="006432F4">
        <w:rPr>
          <w:rFonts w:ascii="Times New Roman" w:hAnsi="Times New Roman"/>
          <w:szCs w:val="21"/>
        </w:rPr>
        <w:t xml:space="preserve"> Piecewise Linear</w:t>
      </w:r>
      <w:r w:rsidRPr="006432F4">
        <w:rPr>
          <w:rFonts w:ascii="Times New Roman" w:hAnsi="Times New Roman" w:hint="eastAsia"/>
          <w:szCs w:val="21"/>
        </w:rPr>
        <w:t>，经典分段线性）</w:t>
      </w:r>
      <w:r w:rsidRPr="006432F4">
        <w:rPr>
          <w:rFonts w:ascii="Times New Roman" w:hAnsi="Times New Roman"/>
          <w:szCs w:val="21"/>
        </w:rPr>
        <w:t>函数</w:t>
      </w:r>
      <w:r w:rsidRPr="006432F4">
        <w:rPr>
          <w:rFonts w:ascii="Times New Roman" w:hAnsi="Times New Roman" w:hint="eastAsia"/>
          <w:szCs w:val="21"/>
        </w:rPr>
        <w:t>。</w:t>
      </w:r>
      <w:r w:rsidRPr="006432F4">
        <w:rPr>
          <w:rFonts w:ascii="Times New Roman" w:hAnsi="Times New Roman"/>
          <w:szCs w:val="21"/>
        </w:rPr>
        <w:t>当所有</w:t>
      </w:r>
      <w:r w:rsidRPr="006432F4">
        <w:rPr>
          <w:rFonts w:ascii="Times New Roman" w:hAnsi="Times New Roman"/>
          <w:position w:val="-12"/>
          <w:szCs w:val="21"/>
        </w:rPr>
        <w:object w:dxaOrig="220" w:dyaOrig="360">
          <v:shape id="_x0000_i1058" type="#_x0000_t75" style="width:14.5pt;height:14.5pt" o:ole="">
            <v:imagedata r:id="rId72" o:title=""/>
          </v:shape>
          <o:OLEObject Type="Embed" ProgID="Equation.DSMT4" ShapeID="_x0000_i1058" DrawAspect="Content" ObjectID="_1652006463" r:id="rId73"/>
        </w:object>
      </w:r>
      <w:r w:rsidRPr="006432F4">
        <w:rPr>
          <w:rFonts w:ascii="Times New Roman" w:hAnsi="Times New Roman"/>
          <w:szCs w:val="21"/>
        </w:rPr>
        <w:t>为</w:t>
      </w:r>
      <w:r w:rsidRPr="006432F4">
        <w:rPr>
          <w:rFonts w:ascii="Times New Roman" w:hAnsi="Times New Roman" w:hint="eastAsia"/>
          <w:szCs w:val="21"/>
        </w:rPr>
        <w:t>零时，称其为一阶</w:t>
      </w:r>
      <w:r w:rsidRPr="006432F4">
        <w:rPr>
          <w:rFonts w:ascii="Times New Roman" w:hAnsi="Times New Roman" w:hint="eastAsia"/>
          <w:szCs w:val="21"/>
        </w:rPr>
        <w:t>C</w:t>
      </w:r>
      <w:r w:rsidRPr="006432F4">
        <w:rPr>
          <w:rFonts w:ascii="Times New Roman" w:hAnsi="Times New Roman"/>
          <w:szCs w:val="21"/>
        </w:rPr>
        <w:t>PWC</w:t>
      </w:r>
      <w:r w:rsidRPr="006432F4">
        <w:rPr>
          <w:rFonts w:ascii="Times New Roman" w:hAnsi="Times New Roman" w:hint="eastAsia"/>
          <w:szCs w:val="21"/>
        </w:rPr>
        <w:t>（</w:t>
      </w:r>
      <w:r w:rsidRPr="006432F4">
        <w:rPr>
          <w:rFonts w:ascii="Times New Roman" w:hAnsi="Times New Roman" w:hint="eastAsia"/>
          <w:szCs w:val="21"/>
        </w:rPr>
        <w:t>Canonical</w:t>
      </w:r>
      <w:r w:rsidRPr="006432F4">
        <w:rPr>
          <w:rFonts w:ascii="Times New Roman" w:hAnsi="Times New Roman"/>
          <w:szCs w:val="21"/>
        </w:rPr>
        <w:t xml:space="preserve"> Piecewise Constant</w:t>
      </w:r>
      <w:r w:rsidRPr="006432F4">
        <w:rPr>
          <w:rFonts w:ascii="Times New Roman" w:hAnsi="Times New Roman" w:hint="eastAsia"/>
          <w:szCs w:val="21"/>
        </w:rPr>
        <w:t>，经典分段常数）函数，</w:t>
      </w:r>
      <w:r w:rsidRPr="006432F4">
        <w:rPr>
          <w:rFonts w:ascii="Times New Roman" w:hAnsi="Times New Roman"/>
          <w:szCs w:val="21"/>
        </w:rPr>
        <w:t>当所有</w:t>
      </w:r>
      <w:r w:rsidRPr="006432F4">
        <w:rPr>
          <w:rFonts w:ascii="Times New Roman" w:hAnsi="Times New Roman"/>
          <w:position w:val="-12"/>
          <w:szCs w:val="21"/>
        </w:rPr>
        <w:object w:dxaOrig="240" w:dyaOrig="360">
          <v:shape id="_x0000_i1059" type="#_x0000_t75" style="width:14.5pt;height:14.5pt" o:ole="">
            <v:imagedata r:id="rId74" o:title=""/>
          </v:shape>
          <o:OLEObject Type="Embed" ProgID="Equation.DSMT4" ShapeID="_x0000_i1059" DrawAspect="Content" ObjectID="_1652006464" r:id="rId75"/>
        </w:object>
      </w:r>
      <w:r w:rsidRPr="006432F4">
        <w:rPr>
          <w:rFonts w:ascii="Times New Roman" w:hAnsi="Times New Roman"/>
          <w:szCs w:val="21"/>
        </w:rPr>
        <w:t>为</w:t>
      </w:r>
      <w:r w:rsidRPr="006432F4">
        <w:rPr>
          <w:rFonts w:ascii="Times New Roman" w:hAnsi="Times New Roman" w:hint="eastAsia"/>
          <w:szCs w:val="21"/>
        </w:rPr>
        <w:t>零时，称其为一阶</w:t>
      </w:r>
      <w:r w:rsidRPr="006432F4">
        <w:rPr>
          <w:rFonts w:ascii="Times New Roman" w:hAnsi="Times New Roman" w:hint="eastAsia"/>
          <w:szCs w:val="21"/>
        </w:rPr>
        <w:t>C</w:t>
      </w:r>
      <w:r w:rsidRPr="006432F4">
        <w:rPr>
          <w:rFonts w:ascii="Times New Roman" w:hAnsi="Times New Roman"/>
          <w:szCs w:val="21"/>
        </w:rPr>
        <w:t>CPWL</w:t>
      </w:r>
      <w:r w:rsidRPr="006432F4">
        <w:rPr>
          <w:rFonts w:ascii="Times New Roman" w:hAnsi="Times New Roman" w:hint="eastAsia"/>
          <w:szCs w:val="21"/>
        </w:rPr>
        <w:t>（</w:t>
      </w:r>
      <w:r w:rsidRPr="006432F4">
        <w:rPr>
          <w:rFonts w:ascii="Times New Roman" w:hAnsi="Times New Roman" w:hint="eastAsia"/>
          <w:szCs w:val="21"/>
        </w:rPr>
        <w:t>Continuous</w:t>
      </w:r>
      <w:r w:rsidRPr="006432F4">
        <w:rPr>
          <w:rFonts w:ascii="Times New Roman" w:hAnsi="Times New Roman"/>
          <w:szCs w:val="21"/>
        </w:rPr>
        <w:t xml:space="preserve"> </w:t>
      </w:r>
      <w:r w:rsidRPr="006432F4">
        <w:rPr>
          <w:rFonts w:ascii="Times New Roman" w:hAnsi="Times New Roman" w:hint="eastAsia"/>
          <w:szCs w:val="21"/>
        </w:rPr>
        <w:t>Canonical</w:t>
      </w:r>
      <w:r w:rsidRPr="006432F4">
        <w:rPr>
          <w:rFonts w:ascii="Times New Roman" w:hAnsi="Times New Roman"/>
          <w:szCs w:val="21"/>
        </w:rPr>
        <w:t xml:space="preserve"> Piecewise Linear</w:t>
      </w:r>
      <w:r w:rsidRPr="006432F4">
        <w:rPr>
          <w:rFonts w:ascii="Times New Roman" w:hAnsi="Times New Roman" w:hint="eastAsia"/>
          <w:szCs w:val="21"/>
        </w:rPr>
        <w:t>，</w:t>
      </w:r>
      <w:r w:rsidRPr="006432F4">
        <w:rPr>
          <w:rFonts w:ascii="Times New Roman" w:hAnsi="Times New Roman"/>
          <w:szCs w:val="21"/>
        </w:rPr>
        <w:t>连续经典分段线性</w:t>
      </w:r>
      <w:r w:rsidRPr="006432F4">
        <w:rPr>
          <w:rFonts w:ascii="Times New Roman" w:hAnsi="Times New Roman" w:hint="eastAsia"/>
          <w:szCs w:val="21"/>
        </w:rPr>
        <w:t>）函数。</w:t>
      </w:r>
    </w:p>
    <w:p w:rsidR="00064E3B" w:rsidRPr="006432F4" w:rsidRDefault="00AA70BB" w:rsidP="00E571E7">
      <w:pPr>
        <w:ind w:firstLineChars="200" w:firstLine="420"/>
        <w:rPr>
          <w:rFonts w:ascii="Times New Roman" w:hAnsi="Times New Roman"/>
          <w:szCs w:val="21"/>
        </w:rPr>
      </w:pPr>
      <w:r w:rsidRPr="006432F4">
        <w:rPr>
          <w:rFonts w:ascii="Times New Roman" w:hAnsi="Times New Roman"/>
          <w:szCs w:val="21"/>
        </w:rPr>
        <w:lastRenderedPageBreak/>
        <w:t>进一步地</w:t>
      </w:r>
      <w:r w:rsidRPr="006432F4">
        <w:rPr>
          <w:rFonts w:ascii="Times New Roman" w:hAnsi="Times New Roman" w:hint="eastAsia"/>
          <w:szCs w:val="21"/>
        </w:rPr>
        <w:t>，</w:t>
      </w:r>
      <w:r w:rsidRPr="006432F4">
        <w:rPr>
          <w:rFonts w:ascii="Times New Roman" w:hAnsi="Times New Roman"/>
          <w:szCs w:val="21"/>
        </w:rPr>
        <w:t>可将</w:t>
      </w:r>
      <w:r w:rsidR="00064E3B" w:rsidRPr="006432F4">
        <w:rPr>
          <w:rFonts w:ascii="Times New Roman" w:hAnsi="Times New Roman"/>
          <w:position w:val="-4"/>
          <w:szCs w:val="21"/>
        </w:rPr>
        <w:object w:dxaOrig="260" w:dyaOrig="260">
          <v:shape id="_x0000_i1060" type="#_x0000_t75" style="width:14.5pt;height:14.5pt" o:ole="">
            <v:imagedata r:id="rId76" o:title=""/>
          </v:shape>
          <o:OLEObject Type="Embed" ProgID="Equation.DSMT4" ShapeID="_x0000_i1060" DrawAspect="Content" ObjectID="_1652006465" r:id="rId77"/>
        </w:object>
      </w:r>
      <w:r w:rsidR="00064E3B" w:rsidRPr="006432F4">
        <w:rPr>
          <w:rFonts w:ascii="Times New Roman" w:hAnsi="Times New Roman" w:hint="eastAsia"/>
          <w:szCs w:val="21"/>
        </w:rPr>
        <w:t>阶</w:t>
      </w:r>
      <w:r w:rsidR="00064E3B" w:rsidRPr="006432F4">
        <w:rPr>
          <w:rFonts w:ascii="Times New Roman" w:hAnsi="Times New Roman" w:hint="eastAsia"/>
          <w:szCs w:val="21"/>
        </w:rPr>
        <w:t>C</w:t>
      </w:r>
      <w:r w:rsidR="00064E3B" w:rsidRPr="006432F4">
        <w:rPr>
          <w:rFonts w:ascii="Times New Roman" w:hAnsi="Times New Roman"/>
          <w:szCs w:val="21"/>
        </w:rPr>
        <w:t>PWL</w:t>
      </w:r>
      <w:r w:rsidR="00064E3B" w:rsidRPr="006432F4">
        <w:rPr>
          <w:rFonts w:ascii="Times New Roman" w:hAnsi="Times New Roman"/>
          <w:szCs w:val="21"/>
        </w:rPr>
        <w:t>函数可以表示为</w:t>
      </w:r>
    </w:p>
    <w:p w:rsidR="00AA70BB" w:rsidRPr="006432F4" w:rsidRDefault="00AA70BB" w:rsidP="00E571E7">
      <w:pPr>
        <w:pStyle w:val="MTDisplayEquation"/>
        <w:rPr>
          <w:rFonts w:ascii="Times New Roman" w:hAnsi="Times New Roman"/>
        </w:rPr>
      </w:pPr>
      <w:r w:rsidRPr="006432F4">
        <w:rPr>
          <w:rFonts w:ascii="Times New Roman" w:hAnsi="Times New Roman"/>
        </w:rPr>
        <w:tab/>
      </w:r>
      <w:r w:rsidRPr="006432F4">
        <w:rPr>
          <w:rFonts w:ascii="Times New Roman" w:hAnsi="Times New Roman"/>
          <w:position w:val="-32"/>
        </w:rPr>
        <w:object w:dxaOrig="4840" w:dyaOrig="740">
          <v:shape id="_x0000_i1061" type="#_x0000_t75" style="width:245pt;height:36pt" o:ole="">
            <v:imagedata r:id="rId78" o:title=""/>
          </v:shape>
          <o:OLEObject Type="Embed" ProgID="Equation.DSMT4" ShapeID="_x0000_i1061" DrawAspect="Content" ObjectID="_1652006466" r:id="rId79"/>
        </w:object>
      </w:r>
      <w:r w:rsidRPr="006432F4">
        <w:rPr>
          <w:rFonts w:ascii="Times New Roman" w:hAnsi="Times New Roman"/>
        </w:rPr>
        <w:t xml:space="preserve"> </w:t>
      </w:r>
      <w:r w:rsidRPr="006432F4">
        <w:rPr>
          <w:rFonts w:ascii="Times New Roman" w:hAnsi="Times New Roman"/>
        </w:rPr>
        <w:tab/>
      </w:r>
      <w:r w:rsidRPr="006432F4">
        <w:rPr>
          <w:rFonts w:ascii="Times New Roman" w:hAnsi="Times New Roman" w:cs="Times New Roman"/>
        </w:rPr>
        <w:fldChar w:fldCharType="begin"/>
      </w:r>
      <w:r w:rsidRPr="006432F4">
        <w:rPr>
          <w:rFonts w:ascii="Times New Roman" w:hAnsi="Times New Roman" w:cs="Times New Roman"/>
        </w:rPr>
        <w:instrText xml:space="preserve"> MACROBUTTON MTPlaceRef \* MERGEFORMAT </w:instrText>
      </w:r>
      <w:r w:rsidRPr="006432F4">
        <w:rPr>
          <w:rFonts w:ascii="Times New Roman" w:hAnsi="Times New Roman" w:cs="Times New Roman"/>
        </w:rPr>
        <w:fldChar w:fldCharType="begin"/>
      </w:r>
      <w:r w:rsidRPr="006432F4">
        <w:rPr>
          <w:rFonts w:ascii="Times New Roman" w:hAnsi="Times New Roman" w:cs="Times New Roman"/>
        </w:rPr>
        <w:instrText xml:space="preserve"> SEQ MTEqn \h \* MERGEFORMAT </w:instrText>
      </w:r>
      <w:r w:rsidRPr="006432F4">
        <w:rPr>
          <w:rFonts w:ascii="Times New Roman" w:hAnsi="Times New Roman" w:cs="Times New Roman"/>
        </w:rPr>
        <w:fldChar w:fldCharType="end"/>
      </w:r>
      <w:r w:rsidRPr="006432F4">
        <w:rPr>
          <w:rFonts w:ascii="Times New Roman" w:hAnsi="Times New Roman" w:cs="Times New Roman"/>
        </w:rPr>
        <w:instrText>(</w:instrText>
      </w:r>
      <w:r w:rsidRPr="006432F4">
        <w:rPr>
          <w:rFonts w:ascii="Times New Roman" w:hAnsi="Times New Roman" w:cs="Times New Roman"/>
        </w:rPr>
        <w:fldChar w:fldCharType="begin"/>
      </w:r>
      <w:r w:rsidRPr="006432F4">
        <w:rPr>
          <w:rFonts w:ascii="Times New Roman" w:hAnsi="Times New Roman" w:cs="Times New Roman"/>
        </w:rPr>
        <w:instrText xml:space="preserve"> SEQ MTSec \c \* Arabic \* MERGEFORMAT </w:instrText>
      </w:r>
      <w:r w:rsidRPr="006432F4">
        <w:rPr>
          <w:rFonts w:ascii="Times New Roman" w:hAnsi="Times New Roman" w:cs="Times New Roman"/>
        </w:rPr>
        <w:fldChar w:fldCharType="separate"/>
      </w:r>
      <w:r w:rsidR="00D92CA1" w:rsidRPr="006432F4">
        <w:rPr>
          <w:rFonts w:ascii="Times New Roman" w:hAnsi="Times New Roman" w:cs="Times New Roman"/>
          <w:noProof/>
        </w:rPr>
        <w:instrText>1</w:instrText>
      </w:r>
      <w:r w:rsidRPr="006432F4">
        <w:rPr>
          <w:rFonts w:ascii="Times New Roman" w:hAnsi="Times New Roman" w:cs="Times New Roman"/>
        </w:rPr>
        <w:fldChar w:fldCharType="end"/>
      </w:r>
      <w:r w:rsidRPr="006432F4">
        <w:rPr>
          <w:rFonts w:ascii="Times New Roman" w:hAnsi="Times New Roman" w:cs="Times New Roman"/>
        </w:rPr>
        <w:instrText>.</w:instrText>
      </w:r>
      <w:r w:rsidRPr="006432F4">
        <w:rPr>
          <w:rFonts w:ascii="Times New Roman" w:hAnsi="Times New Roman" w:cs="Times New Roman"/>
        </w:rPr>
        <w:fldChar w:fldCharType="begin"/>
      </w:r>
      <w:r w:rsidRPr="006432F4">
        <w:rPr>
          <w:rFonts w:ascii="Times New Roman" w:hAnsi="Times New Roman" w:cs="Times New Roman"/>
        </w:rPr>
        <w:instrText xml:space="preserve"> SEQ MTEqn \c \* Arabic \* MERGEFORMAT </w:instrText>
      </w:r>
      <w:r w:rsidRPr="006432F4">
        <w:rPr>
          <w:rFonts w:ascii="Times New Roman" w:hAnsi="Times New Roman" w:cs="Times New Roman"/>
        </w:rPr>
        <w:fldChar w:fldCharType="separate"/>
      </w:r>
      <w:r w:rsidR="00D92CA1" w:rsidRPr="006432F4">
        <w:rPr>
          <w:rFonts w:ascii="Times New Roman" w:hAnsi="Times New Roman" w:cs="Times New Roman"/>
          <w:noProof/>
        </w:rPr>
        <w:instrText>6</w:instrText>
      </w:r>
      <w:r w:rsidRPr="006432F4">
        <w:rPr>
          <w:rFonts w:ascii="Times New Roman" w:hAnsi="Times New Roman" w:cs="Times New Roman"/>
        </w:rPr>
        <w:fldChar w:fldCharType="end"/>
      </w:r>
      <w:r w:rsidRPr="006432F4">
        <w:rPr>
          <w:rFonts w:ascii="Times New Roman" w:hAnsi="Times New Roman" w:cs="Times New Roman"/>
        </w:rPr>
        <w:instrText>)</w:instrText>
      </w:r>
      <w:r w:rsidRPr="006432F4">
        <w:rPr>
          <w:rFonts w:ascii="Times New Roman" w:hAnsi="Times New Roman" w:cs="Times New Roman"/>
        </w:rPr>
        <w:fldChar w:fldCharType="end"/>
      </w:r>
    </w:p>
    <w:p w:rsidR="00064E3B" w:rsidRPr="006432F4" w:rsidRDefault="00064E3B" w:rsidP="00994CA3">
      <w:pPr>
        <w:ind w:firstLineChars="200" w:firstLine="420"/>
        <w:rPr>
          <w:rFonts w:ascii="Times New Roman" w:hAnsi="Times New Roman"/>
          <w:szCs w:val="21"/>
        </w:rPr>
      </w:pPr>
      <w:r w:rsidRPr="006432F4">
        <w:rPr>
          <w:rFonts w:ascii="Times New Roman" w:hAnsi="Times New Roman" w:hint="eastAsia"/>
          <w:szCs w:val="21"/>
        </w:rPr>
        <w:t>其中</w:t>
      </w:r>
      <w:r w:rsidRPr="006432F4">
        <w:rPr>
          <w:rFonts w:ascii="Times New Roman" w:hAnsi="Times New Roman"/>
          <w:position w:val="-14"/>
          <w:szCs w:val="21"/>
        </w:rPr>
        <w:object w:dxaOrig="1240" w:dyaOrig="400">
          <v:shape id="_x0000_i1062" type="#_x0000_t75" style="width:65pt;height:21.5pt" o:ole="">
            <v:imagedata r:id="rId80" o:title=""/>
          </v:shape>
          <o:OLEObject Type="Embed" ProgID="Equation.DSMT4" ShapeID="_x0000_i1062" DrawAspect="Content" ObjectID="_1652006467" r:id="rId81"/>
        </w:object>
      </w:r>
      <w:r w:rsidRPr="006432F4">
        <w:rPr>
          <w:rFonts w:ascii="Times New Roman" w:hAnsi="Times New Roman" w:hint="eastAsia"/>
          <w:szCs w:val="21"/>
        </w:rPr>
        <w:t>，</w:t>
      </w:r>
      <w:r w:rsidRPr="006432F4">
        <w:rPr>
          <w:rFonts w:ascii="Times New Roman" w:hAnsi="Times New Roman"/>
          <w:position w:val="-14"/>
          <w:szCs w:val="21"/>
        </w:rPr>
        <w:object w:dxaOrig="4140" w:dyaOrig="400">
          <v:shape id="_x0000_i1063" type="#_x0000_t75" style="width:209pt;height:21.5pt" o:ole="">
            <v:imagedata r:id="rId82" o:title=""/>
          </v:shape>
          <o:OLEObject Type="Embed" ProgID="Equation.DSMT4" ShapeID="_x0000_i1063" DrawAspect="Content" ObjectID="_1652006468" r:id="rId83"/>
        </w:object>
      </w:r>
      <w:r w:rsidRPr="006432F4">
        <w:rPr>
          <w:rFonts w:ascii="Times New Roman" w:hAnsi="Times New Roman" w:hint="eastAsia"/>
          <w:szCs w:val="21"/>
        </w:rPr>
        <w:t>，</w:t>
      </w:r>
      <w:r w:rsidRPr="006432F4">
        <w:rPr>
          <w:rFonts w:ascii="Times New Roman" w:hAnsi="Times New Roman"/>
          <w:szCs w:val="21"/>
        </w:rPr>
        <w:t>三者均为不超过</w:t>
      </w:r>
      <w:r w:rsidRPr="006432F4">
        <w:rPr>
          <w:rFonts w:ascii="Times New Roman" w:hAnsi="Times New Roman"/>
          <w:position w:val="-4"/>
          <w:szCs w:val="21"/>
        </w:rPr>
        <w:object w:dxaOrig="560" w:dyaOrig="260">
          <v:shape id="_x0000_i1064" type="#_x0000_t75" style="width:29pt;height:14.5pt" o:ole="">
            <v:imagedata r:id="rId84" o:title=""/>
          </v:shape>
          <o:OLEObject Type="Embed" ProgID="Equation.DSMT4" ShapeID="_x0000_i1064" DrawAspect="Content" ObjectID="_1652006469" r:id="rId85"/>
        </w:object>
      </w:r>
      <w:r w:rsidRPr="006432F4">
        <w:rPr>
          <w:rFonts w:ascii="Times New Roman" w:hAnsi="Times New Roman"/>
          <w:szCs w:val="21"/>
        </w:rPr>
        <w:t>阶</w:t>
      </w:r>
      <w:r w:rsidRPr="006432F4">
        <w:rPr>
          <w:rFonts w:ascii="Times New Roman" w:hAnsi="Times New Roman" w:hint="eastAsia"/>
          <w:szCs w:val="21"/>
        </w:rPr>
        <w:t>C</w:t>
      </w:r>
      <w:r w:rsidRPr="006432F4">
        <w:rPr>
          <w:rFonts w:ascii="Times New Roman" w:hAnsi="Times New Roman"/>
          <w:szCs w:val="21"/>
        </w:rPr>
        <w:t>PWL</w:t>
      </w:r>
      <w:r w:rsidRPr="006432F4">
        <w:rPr>
          <w:rFonts w:ascii="Times New Roman" w:hAnsi="Times New Roman"/>
          <w:szCs w:val="21"/>
        </w:rPr>
        <w:t>函数</w:t>
      </w:r>
      <w:r w:rsidRPr="006432F4">
        <w:rPr>
          <w:rFonts w:ascii="Times New Roman" w:hAnsi="Times New Roman" w:hint="eastAsia"/>
          <w:szCs w:val="21"/>
        </w:rPr>
        <w:t>，</w:t>
      </w:r>
      <w:r w:rsidRPr="006432F4">
        <w:rPr>
          <w:rFonts w:ascii="Times New Roman" w:hAnsi="Times New Roman"/>
          <w:szCs w:val="21"/>
        </w:rPr>
        <w:t>且至少存在定义于</w:t>
      </w:r>
      <w:r w:rsidRPr="006432F4">
        <w:rPr>
          <w:rFonts w:ascii="Times New Roman" w:hAnsi="Times New Roman"/>
          <w:position w:val="-12"/>
          <w:szCs w:val="21"/>
        </w:rPr>
        <w:object w:dxaOrig="220" w:dyaOrig="360">
          <v:shape id="_x0000_i1065" type="#_x0000_t75" style="width:14.5pt;height:14.5pt" o:ole="">
            <v:imagedata r:id="rId86" o:title=""/>
          </v:shape>
          <o:OLEObject Type="Embed" ProgID="Equation.DSMT4" ShapeID="_x0000_i1065" DrawAspect="Content" ObjectID="_1652006470" r:id="rId87"/>
        </w:object>
      </w:r>
      <w:r w:rsidRPr="006432F4">
        <w:rPr>
          <w:rFonts w:ascii="Times New Roman" w:hAnsi="Times New Roman"/>
          <w:szCs w:val="21"/>
        </w:rPr>
        <w:t>或</w:t>
      </w:r>
      <w:r w:rsidRPr="006432F4">
        <w:rPr>
          <w:rFonts w:ascii="Times New Roman" w:hAnsi="Times New Roman"/>
          <w:position w:val="-12"/>
          <w:szCs w:val="21"/>
        </w:rPr>
        <w:object w:dxaOrig="240" w:dyaOrig="360">
          <v:shape id="_x0000_i1066" type="#_x0000_t75" style="width:14.5pt;height:14.5pt" o:ole="">
            <v:imagedata r:id="rId88" o:title=""/>
          </v:shape>
          <o:OLEObject Type="Embed" ProgID="Equation.DSMT4" ShapeID="_x0000_i1066" DrawAspect="Content" ObjectID="_1652006471" r:id="rId89"/>
        </w:object>
      </w:r>
      <w:r w:rsidRPr="006432F4">
        <w:rPr>
          <w:rFonts w:ascii="Times New Roman" w:hAnsi="Times New Roman"/>
          <w:szCs w:val="21"/>
        </w:rPr>
        <w:t>上的一个</w:t>
      </w:r>
      <w:r w:rsidRPr="006432F4">
        <w:rPr>
          <w:rFonts w:ascii="Times New Roman" w:hAnsi="Times New Roman"/>
          <w:position w:val="-6"/>
          <w:szCs w:val="21"/>
        </w:rPr>
        <w:object w:dxaOrig="260" w:dyaOrig="220">
          <v:shape id="_x0000_i1067" type="#_x0000_t75" style="width:14.5pt;height:14.5pt" o:ole="">
            <v:imagedata r:id="rId90" o:title=""/>
          </v:shape>
          <o:OLEObject Type="Embed" ProgID="Equation.DSMT4" ShapeID="_x0000_i1067" DrawAspect="Content" ObjectID="_1652006472" r:id="rId91"/>
        </w:object>
      </w:r>
      <w:r w:rsidRPr="006432F4">
        <w:rPr>
          <w:rFonts w:ascii="Times New Roman" w:hAnsi="Times New Roman"/>
          <w:szCs w:val="21"/>
        </w:rPr>
        <w:t>使得</w:t>
      </w:r>
      <w:r w:rsidRPr="006432F4">
        <w:rPr>
          <w:rFonts w:ascii="Times New Roman" w:hAnsi="Times New Roman"/>
          <w:position w:val="-12"/>
          <w:szCs w:val="21"/>
        </w:rPr>
        <w:object w:dxaOrig="380" w:dyaOrig="360">
          <v:shape id="_x0000_i1068" type="#_x0000_t75" style="width:21.5pt;height:14.5pt" o:ole="">
            <v:imagedata r:id="rId92" o:title=""/>
          </v:shape>
          <o:OLEObject Type="Embed" ProgID="Equation.DSMT4" ShapeID="_x0000_i1068" DrawAspect="Content" ObjectID="_1652006473" r:id="rId93"/>
        </w:object>
      </w:r>
      <w:r w:rsidRPr="006432F4">
        <w:rPr>
          <w:rFonts w:ascii="Times New Roman" w:hAnsi="Times New Roman"/>
          <w:szCs w:val="21"/>
        </w:rPr>
        <w:t>或</w:t>
      </w:r>
      <w:r w:rsidRPr="006432F4">
        <w:rPr>
          <w:rFonts w:ascii="Times New Roman" w:hAnsi="Times New Roman"/>
          <w:position w:val="-12"/>
          <w:szCs w:val="21"/>
        </w:rPr>
        <w:object w:dxaOrig="380" w:dyaOrig="360">
          <v:shape id="_x0000_i1069" type="#_x0000_t75" style="width:21.5pt;height:14.5pt" o:ole="">
            <v:imagedata r:id="rId94" o:title=""/>
          </v:shape>
          <o:OLEObject Type="Embed" ProgID="Equation.DSMT4" ShapeID="_x0000_i1069" DrawAspect="Content" ObjectID="_1652006474" r:id="rId95"/>
        </w:object>
      </w:r>
      <w:r w:rsidRPr="006432F4">
        <w:rPr>
          <w:rFonts w:ascii="Times New Roman" w:hAnsi="Times New Roman"/>
          <w:szCs w:val="21"/>
        </w:rPr>
        <w:t>为</w:t>
      </w:r>
      <w:r w:rsidRPr="006432F4">
        <w:rPr>
          <w:rFonts w:ascii="Times New Roman" w:hAnsi="Times New Roman"/>
          <w:position w:val="-4"/>
          <w:szCs w:val="21"/>
        </w:rPr>
        <w:object w:dxaOrig="560" w:dyaOrig="260">
          <v:shape id="_x0000_i1070" type="#_x0000_t75" style="width:29pt;height:14.5pt" o:ole="">
            <v:imagedata r:id="rId84" o:title=""/>
          </v:shape>
          <o:OLEObject Type="Embed" ProgID="Equation.DSMT4" ShapeID="_x0000_i1070" DrawAspect="Content" ObjectID="_1652006475" r:id="rId96"/>
        </w:object>
      </w:r>
      <w:r w:rsidRPr="006432F4">
        <w:rPr>
          <w:rFonts w:ascii="Times New Roman" w:hAnsi="Times New Roman"/>
          <w:szCs w:val="21"/>
        </w:rPr>
        <w:t>阶</w:t>
      </w:r>
      <w:r w:rsidRPr="006432F4">
        <w:rPr>
          <w:rFonts w:ascii="Times New Roman" w:hAnsi="Times New Roman" w:hint="eastAsia"/>
          <w:szCs w:val="21"/>
        </w:rPr>
        <w:t>C</w:t>
      </w:r>
      <w:r w:rsidRPr="006432F4">
        <w:rPr>
          <w:rFonts w:ascii="Times New Roman" w:hAnsi="Times New Roman"/>
          <w:szCs w:val="21"/>
        </w:rPr>
        <w:t>PWL</w:t>
      </w:r>
      <w:r w:rsidRPr="006432F4">
        <w:rPr>
          <w:rFonts w:ascii="Times New Roman" w:hAnsi="Times New Roman"/>
          <w:szCs w:val="21"/>
        </w:rPr>
        <w:t>函数</w:t>
      </w:r>
      <w:r w:rsidRPr="006432F4">
        <w:rPr>
          <w:rFonts w:ascii="Times New Roman" w:hAnsi="Times New Roman" w:hint="eastAsia"/>
          <w:szCs w:val="21"/>
        </w:rPr>
        <w:t>。</w:t>
      </w:r>
    </w:p>
    <w:p w:rsidR="00335912" w:rsidRPr="006432F4" w:rsidRDefault="00335912" w:rsidP="00994CA3">
      <w:pPr>
        <w:ind w:firstLineChars="200" w:firstLine="420"/>
        <w:rPr>
          <w:rFonts w:ascii="Times New Roman" w:hAnsi="Times New Roman"/>
          <w:szCs w:val="21"/>
        </w:rPr>
      </w:pPr>
      <w:r w:rsidRPr="006432F4">
        <w:rPr>
          <w:rFonts w:ascii="Times New Roman" w:hAnsi="Times New Roman"/>
          <w:szCs w:val="21"/>
        </w:rPr>
        <w:t>在具有</w:t>
      </w:r>
      <w:r w:rsidRPr="006432F4">
        <w:rPr>
          <w:rFonts w:ascii="Times New Roman" w:hAnsi="Times New Roman"/>
          <w:position w:val="-4"/>
          <w:szCs w:val="21"/>
        </w:rPr>
        <w:object w:dxaOrig="220" w:dyaOrig="260">
          <v:shape id="_x0000_i1071" type="#_x0000_t75" style="width:14.5pt;height:14.5pt" o:ole="">
            <v:imagedata r:id="rId97" o:title=""/>
          </v:shape>
          <o:OLEObject Type="Embed" ProgID="Equation.DSMT4" ShapeID="_x0000_i1071" DrawAspect="Content" ObjectID="_1652006476" r:id="rId98"/>
        </w:object>
      </w:r>
      <w:r w:rsidRPr="006432F4">
        <w:rPr>
          <w:rFonts w:ascii="Times New Roman" w:hAnsi="Times New Roman"/>
          <w:szCs w:val="21"/>
        </w:rPr>
        <w:t>个隐藏层</w:t>
      </w:r>
      <w:r w:rsidRPr="006432F4">
        <w:rPr>
          <w:rFonts w:ascii="Times New Roman" w:hAnsi="Times New Roman" w:hint="eastAsia"/>
          <w:szCs w:val="21"/>
        </w:rPr>
        <w:t>（即</w:t>
      </w:r>
      <w:r w:rsidRPr="006432F4">
        <w:rPr>
          <w:rFonts w:ascii="Times New Roman" w:hAnsi="Times New Roman"/>
          <w:position w:val="-4"/>
          <w:szCs w:val="21"/>
        </w:rPr>
        <w:object w:dxaOrig="499" w:dyaOrig="260">
          <v:shape id="_x0000_i1072" type="#_x0000_t75" style="width:21.5pt;height:14.5pt" o:ole="">
            <v:imagedata r:id="rId99" o:title=""/>
          </v:shape>
          <o:OLEObject Type="Embed" ProgID="Equation.DSMT4" ShapeID="_x0000_i1072" DrawAspect="Content" ObjectID="_1652006477" r:id="rId100"/>
        </w:object>
      </w:r>
      <w:r w:rsidRPr="006432F4">
        <w:rPr>
          <w:rFonts w:ascii="Times New Roman" w:hAnsi="Times New Roman"/>
          <w:szCs w:val="21"/>
        </w:rPr>
        <w:t>层网络</w:t>
      </w:r>
      <w:r w:rsidRPr="006432F4">
        <w:rPr>
          <w:rFonts w:ascii="Times New Roman" w:hAnsi="Times New Roman" w:hint="eastAsia"/>
          <w:szCs w:val="21"/>
        </w:rPr>
        <w:t>）</w:t>
      </w:r>
      <w:r w:rsidRPr="006432F4">
        <w:rPr>
          <w:rFonts w:ascii="Times New Roman" w:hAnsi="Times New Roman"/>
          <w:szCs w:val="21"/>
        </w:rPr>
        <w:t>的</w:t>
      </w:r>
      <w:r w:rsidRPr="006432F4">
        <w:rPr>
          <w:rFonts w:ascii="Times New Roman" w:hAnsi="Times New Roman" w:hint="eastAsia"/>
          <w:szCs w:val="21"/>
        </w:rPr>
        <w:t>M</w:t>
      </w:r>
      <w:r w:rsidRPr="006432F4">
        <w:rPr>
          <w:rFonts w:ascii="Times New Roman" w:hAnsi="Times New Roman"/>
          <w:szCs w:val="21"/>
        </w:rPr>
        <w:t>LP</w:t>
      </w:r>
      <w:r w:rsidRPr="006432F4">
        <w:rPr>
          <w:rFonts w:ascii="Times New Roman" w:hAnsi="Times New Roman"/>
          <w:szCs w:val="21"/>
        </w:rPr>
        <w:t>多层感知机模型中</w:t>
      </w:r>
      <w:r w:rsidRPr="006432F4">
        <w:rPr>
          <w:rFonts w:ascii="Times New Roman" w:hAnsi="Times New Roman" w:hint="eastAsia"/>
          <w:szCs w:val="21"/>
        </w:rPr>
        <w:t>，有</w:t>
      </w:r>
      <w:r w:rsidRPr="006432F4">
        <w:rPr>
          <w:rFonts w:ascii="Times New Roman" w:hAnsi="Times New Roman" w:hint="eastAsia"/>
          <w:szCs w:val="21"/>
        </w:rPr>
        <w:t>M</w:t>
      </w:r>
      <w:r w:rsidRPr="006432F4">
        <w:rPr>
          <w:rFonts w:ascii="Times New Roman" w:hAnsi="Times New Roman" w:hint="eastAsia"/>
          <w:szCs w:val="21"/>
        </w:rPr>
        <w:t>个节点的</w:t>
      </w:r>
      <w:r w:rsidRPr="006432F4">
        <w:rPr>
          <w:rFonts w:ascii="Times New Roman" w:hAnsi="Times New Roman"/>
          <w:position w:val="-4"/>
          <w:szCs w:val="21"/>
        </w:rPr>
        <w:object w:dxaOrig="440" w:dyaOrig="260">
          <v:shape id="_x0000_i1073" type="#_x0000_t75" style="width:21.5pt;height:14.5pt" o:ole="">
            <v:imagedata r:id="rId101" o:title=""/>
          </v:shape>
          <o:OLEObject Type="Embed" ProgID="Equation.DSMT4" ShapeID="_x0000_i1073" DrawAspect="Content" ObjectID="_1652006478" r:id="rId102"/>
        </w:object>
      </w:r>
      <w:r w:rsidRPr="006432F4">
        <w:rPr>
          <w:rFonts w:ascii="Times New Roman" w:hAnsi="Times New Roman" w:hint="eastAsia"/>
          <w:szCs w:val="21"/>
        </w:rPr>
        <w:t>层第</w:t>
      </w:r>
      <w:r w:rsidRPr="006432F4">
        <w:rPr>
          <w:rFonts w:ascii="Times New Roman" w:hAnsi="Times New Roman"/>
          <w:position w:val="-10"/>
          <w:szCs w:val="21"/>
        </w:rPr>
        <w:object w:dxaOrig="1880" w:dyaOrig="320">
          <v:shape id="_x0000_i1074" type="#_x0000_t75" style="width:93.5pt;height:14.5pt" o:ole="">
            <v:imagedata r:id="rId103" o:title=""/>
          </v:shape>
          <o:OLEObject Type="Embed" ProgID="Equation.DSMT4" ShapeID="_x0000_i1074" DrawAspect="Content" ObjectID="_1652006479" r:id="rId104"/>
        </w:object>
      </w:r>
      <w:r w:rsidRPr="006432F4">
        <w:rPr>
          <w:rFonts w:ascii="Times New Roman" w:hAnsi="Times New Roman"/>
          <w:szCs w:val="21"/>
        </w:rPr>
        <w:t>个节点的输出是由其连接的上一层所有节点的线性组合而成</w:t>
      </w:r>
      <w:r w:rsidRPr="006432F4">
        <w:rPr>
          <w:rFonts w:ascii="Times New Roman" w:hAnsi="Times New Roman" w:hint="eastAsia"/>
          <w:szCs w:val="21"/>
        </w:rPr>
        <w:t>，</w:t>
      </w:r>
      <w:r w:rsidRPr="006432F4">
        <w:rPr>
          <w:rFonts w:ascii="Times New Roman" w:hAnsi="Times New Roman"/>
          <w:szCs w:val="21"/>
        </w:rPr>
        <w:t>若该节点连接一个线性输出单元</w:t>
      </w:r>
      <w:r w:rsidRPr="006432F4">
        <w:rPr>
          <w:rFonts w:ascii="Times New Roman" w:hAnsi="Times New Roman" w:hint="eastAsia"/>
          <w:szCs w:val="21"/>
        </w:rPr>
        <w:t>，</w:t>
      </w:r>
      <w:r w:rsidRPr="006432F4">
        <w:rPr>
          <w:rFonts w:ascii="Times New Roman" w:hAnsi="Times New Roman"/>
          <w:szCs w:val="21"/>
        </w:rPr>
        <w:t>则其输出可表示为</w:t>
      </w:r>
    </w:p>
    <w:p w:rsidR="00B24FF6" w:rsidRPr="006432F4" w:rsidRDefault="00335912" w:rsidP="00B24FF6">
      <w:pPr>
        <w:pStyle w:val="MTDisplayEquation"/>
        <w:rPr>
          <w:rFonts w:ascii="Times New Roman" w:hAnsi="Times New Roman" w:cs="Times New Roman"/>
        </w:rPr>
      </w:pPr>
      <w:r w:rsidRPr="006432F4">
        <w:rPr>
          <w:rFonts w:ascii="Times New Roman" w:hAnsi="Times New Roman"/>
        </w:rPr>
        <w:tab/>
      </w:r>
      <w:r w:rsidRPr="006432F4">
        <w:rPr>
          <w:rFonts w:ascii="Times New Roman" w:hAnsi="Times New Roman"/>
          <w:position w:val="-102"/>
        </w:rPr>
        <w:object w:dxaOrig="3940" w:dyaOrig="2180">
          <v:shape id="_x0000_i1075" type="#_x0000_t75" style="width:194.5pt;height:108pt" o:ole="">
            <v:imagedata r:id="rId105" o:title=""/>
          </v:shape>
          <o:OLEObject Type="Embed" ProgID="Equation.DSMT4" ShapeID="_x0000_i1075" DrawAspect="Content" ObjectID="_1652006480" r:id="rId106"/>
        </w:object>
      </w:r>
      <w:r w:rsidRPr="006432F4">
        <w:rPr>
          <w:rFonts w:ascii="Times New Roman" w:hAnsi="Times New Roman"/>
        </w:rPr>
        <w:t xml:space="preserve"> </w:t>
      </w:r>
      <w:r w:rsidRPr="006432F4">
        <w:rPr>
          <w:rFonts w:ascii="Times New Roman" w:hAnsi="Times New Roman"/>
        </w:rPr>
        <w:tab/>
      </w:r>
      <w:r w:rsidRPr="006432F4">
        <w:rPr>
          <w:rFonts w:ascii="Times New Roman" w:hAnsi="Times New Roman" w:cs="Times New Roman"/>
        </w:rPr>
        <w:fldChar w:fldCharType="begin"/>
      </w:r>
      <w:r w:rsidRPr="006432F4">
        <w:rPr>
          <w:rFonts w:ascii="Times New Roman" w:hAnsi="Times New Roman" w:cs="Times New Roman"/>
        </w:rPr>
        <w:instrText xml:space="preserve"> MACROBUTTON MTPlaceRef \* MERGEFORMAT </w:instrText>
      </w:r>
      <w:r w:rsidRPr="006432F4">
        <w:rPr>
          <w:rFonts w:ascii="Times New Roman" w:hAnsi="Times New Roman" w:cs="Times New Roman"/>
        </w:rPr>
        <w:fldChar w:fldCharType="begin"/>
      </w:r>
      <w:r w:rsidRPr="006432F4">
        <w:rPr>
          <w:rFonts w:ascii="Times New Roman" w:hAnsi="Times New Roman" w:cs="Times New Roman"/>
        </w:rPr>
        <w:instrText xml:space="preserve"> SEQ MTEqn \h \* MERGEFORMAT </w:instrText>
      </w:r>
      <w:r w:rsidRPr="006432F4">
        <w:rPr>
          <w:rFonts w:ascii="Times New Roman" w:hAnsi="Times New Roman" w:cs="Times New Roman"/>
        </w:rPr>
        <w:fldChar w:fldCharType="end"/>
      </w:r>
      <w:r w:rsidRPr="006432F4">
        <w:rPr>
          <w:rFonts w:ascii="Times New Roman" w:hAnsi="Times New Roman" w:cs="Times New Roman"/>
        </w:rPr>
        <w:instrText>(</w:instrText>
      </w:r>
      <w:r w:rsidRPr="006432F4">
        <w:rPr>
          <w:rFonts w:ascii="Times New Roman" w:hAnsi="Times New Roman" w:cs="Times New Roman"/>
        </w:rPr>
        <w:fldChar w:fldCharType="begin"/>
      </w:r>
      <w:r w:rsidRPr="006432F4">
        <w:rPr>
          <w:rFonts w:ascii="Times New Roman" w:hAnsi="Times New Roman" w:cs="Times New Roman"/>
        </w:rPr>
        <w:instrText xml:space="preserve"> SEQ MTSec \c \* Arabic \* MERGEFORMAT </w:instrText>
      </w:r>
      <w:r w:rsidRPr="006432F4">
        <w:rPr>
          <w:rFonts w:ascii="Times New Roman" w:hAnsi="Times New Roman" w:cs="Times New Roman"/>
        </w:rPr>
        <w:fldChar w:fldCharType="separate"/>
      </w:r>
      <w:r w:rsidR="00D92CA1" w:rsidRPr="006432F4">
        <w:rPr>
          <w:rFonts w:ascii="Times New Roman" w:hAnsi="Times New Roman" w:cs="Times New Roman"/>
          <w:noProof/>
        </w:rPr>
        <w:instrText>1</w:instrText>
      </w:r>
      <w:r w:rsidRPr="006432F4">
        <w:rPr>
          <w:rFonts w:ascii="Times New Roman" w:hAnsi="Times New Roman" w:cs="Times New Roman"/>
        </w:rPr>
        <w:fldChar w:fldCharType="end"/>
      </w:r>
      <w:r w:rsidRPr="006432F4">
        <w:rPr>
          <w:rFonts w:ascii="Times New Roman" w:hAnsi="Times New Roman" w:cs="Times New Roman"/>
        </w:rPr>
        <w:instrText>.</w:instrText>
      </w:r>
      <w:r w:rsidRPr="006432F4">
        <w:rPr>
          <w:rFonts w:ascii="Times New Roman" w:hAnsi="Times New Roman" w:cs="Times New Roman"/>
        </w:rPr>
        <w:fldChar w:fldCharType="begin"/>
      </w:r>
      <w:r w:rsidRPr="006432F4">
        <w:rPr>
          <w:rFonts w:ascii="Times New Roman" w:hAnsi="Times New Roman" w:cs="Times New Roman"/>
        </w:rPr>
        <w:instrText xml:space="preserve"> SEQ MTEqn \c \* Arabic \* MERGEFORMAT </w:instrText>
      </w:r>
      <w:r w:rsidRPr="006432F4">
        <w:rPr>
          <w:rFonts w:ascii="Times New Roman" w:hAnsi="Times New Roman" w:cs="Times New Roman"/>
        </w:rPr>
        <w:fldChar w:fldCharType="separate"/>
      </w:r>
      <w:r w:rsidR="00D92CA1" w:rsidRPr="006432F4">
        <w:rPr>
          <w:rFonts w:ascii="Times New Roman" w:hAnsi="Times New Roman" w:cs="Times New Roman"/>
          <w:noProof/>
        </w:rPr>
        <w:instrText>7</w:instrText>
      </w:r>
      <w:r w:rsidRPr="006432F4">
        <w:rPr>
          <w:rFonts w:ascii="Times New Roman" w:hAnsi="Times New Roman" w:cs="Times New Roman"/>
        </w:rPr>
        <w:fldChar w:fldCharType="end"/>
      </w:r>
      <w:r w:rsidRPr="006432F4">
        <w:rPr>
          <w:rFonts w:ascii="Times New Roman" w:hAnsi="Times New Roman" w:cs="Times New Roman"/>
        </w:rPr>
        <w:instrText>)</w:instrText>
      </w:r>
      <w:r w:rsidRPr="006432F4">
        <w:rPr>
          <w:rFonts w:ascii="Times New Roman" w:hAnsi="Times New Roman" w:cs="Times New Roman"/>
        </w:rPr>
        <w:fldChar w:fldCharType="end"/>
      </w:r>
    </w:p>
    <w:p w:rsidR="00335912" w:rsidRPr="006432F4" w:rsidRDefault="00335912" w:rsidP="00B24FF6">
      <w:pPr>
        <w:pStyle w:val="MTDisplayEquation"/>
        <w:spacing w:line="440" w:lineRule="exact"/>
        <w:ind w:firstLine="420"/>
        <w:rPr>
          <w:rFonts w:ascii="Times New Roman" w:hAnsi="Times New Roman" w:cs="Times New Roman"/>
          <w:sz w:val="21"/>
          <w:szCs w:val="21"/>
        </w:rPr>
      </w:pPr>
      <w:r w:rsidRPr="006432F4">
        <w:rPr>
          <w:rFonts w:ascii="Times New Roman" w:hAnsi="Times New Roman"/>
          <w:sz w:val="21"/>
          <w:szCs w:val="21"/>
        </w:rPr>
        <w:t>其中</w:t>
      </w:r>
      <w:r w:rsidRPr="006432F4">
        <w:rPr>
          <w:rFonts w:ascii="Times New Roman" w:hAnsi="Times New Roman"/>
          <w:position w:val="-14"/>
          <w:sz w:val="21"/>
          <w:szCs w:val="21"/>
        </w:rPr>
        <w:object w:dxaOrig="340" w:dyaOrig="400">
          <v:shape id="_x0000_i1076" type="#_x0000_t75" style="width:14.5pt;height:21.5pt" o:ole="">
            <v:imagedata r:id="rId107" o:title=""/>
          </v:shape>
          <o:OLEObject Type="Embed" ProgID="Equation.DSMT4" ShapeID="_x0000_i1076" DrawAspect="Content" ObjectID="_1652006481" r:id="rId108"/>
        </w:object>
      </w:r>
      <w:r w:rsidRPr="006432F4">
        <w:rPr>
          <w:rFonts w:ascii="Times New Roman" w:hAnsi="Times New Roman"/>
          <w:sz w:val="21"/>
          <w:szCs w:val="21"/>
        </w:rPr>
        <w:t>和</w:t>
      </w:r>
      <w:r w:rsidRPr="006432F4">
        <w:rPr>
          <w:rFonts w:ascii="Times New Roman" w:hAnsi="Times New Roman"/>
          <w:position w:val="-12"/>
          <w:sz w:val="21"/>
          <w:szCs w:val="21"/>
        </w:rPr>
        <w:object w:dxaOrig="279" w:dyaOrig="380">
          <v:shape id="_x0000_i1077" type="#_x0000_t75" style="width:14.5pt;height:21.5pt" o:ole="">
            <v:imagedata r:id="rId109" o:title=""/>
          </v:shape>
          <o:OLEObject Type="Embed" ProgID="Equation.DSMT4" ShapeID="_x0000_i1077" DrawAspect="Content" ObjectID="_1652006482" r:id="rId110"/>
        </w:object>
      </w:r>
      <w:r w:rsidRPr="006432F4">
        <w:rPr>
          <w:rFonts w:ascii="Times New Roman" w:hAnsi="Times New Roman"/>
          <w:sz w:val="21"/>
          <w:szCs w:val="21"/>
        </w:rPr>
        <w:t>分别表示由</w:t>
      </w:r>
      <w:r w:rsidRPr="006432F4">
        <w:rPr>
          <w:rFonts w:ascii="Times New Roman" w:hAnsi="Times New Roman"/>
          <w:position w:val="-10"/>
          <w:sz w:val="21"/>
          <w:szCs w:val="21"/>
        </w:rPr>
        <w:object w:dxaOrig="720" w:dyaOrig="360">
          <v:shape id="_x0000_i1078" type="#_x0000_t75" style="width:36pt;height:14.5pt" o:ole="">
            <v:imagedata r:id="rId111" o:title=""/>
          </v:shape>
          <o:OLEObject Type="Embed" ProgID="Equation.DSMT4" ShapeID="_x0000_i1078" DrawAspect="Content" ObjectID="_1652006483" r:id="rId112"/>
        </w:object>
      </w:r>
      <w:r w:rsidRPr="006432F4">
        <w:rPr>
          <w:rFonts w:ascii="Times New Roman" w:hAnsi="Times New Roman"/>
          <w:sz w:val="21"/>
          <w:szCs w:val="21"/>
        </w:rPr>
        <w:t>隐藏层第</w:t>
      </w:r>
      <w:r w:rsidRPr="006432F4">
        <w:rPr>
          <w:rFonts w:ascii="Times New Roman" w:hAnsi="Times New Roman"/>
          <w:position w:val="-10"/>
          <w:sz w:val="21"/>
          <w:szCs w:val="21"/>
        </w:rPr>
        <w:object w:dxaOrig="200" w:dyaOrig="300">
          <v:shape id="_x0000_i1079" type="#_x0000_t75" style="width:7pt;height:14.5pt" o:ole="">
            <v:imagedata r:id="rId113" o:title=""/>
          </v:shape>
          <o:OLEObject Type="Embed" ProgID="Equation.DSMT4" ShapeID="_x0000_i1079" DrawAspect="Content" ObjectID="_1652006484" r:id="rId114"/>
        </w:object>
      </w:r>
      <w:r w:rsidRPr="006432F4">
        <w:rPr>
          <w:rFonts w:ascii="Times New Roman" w:hAnsi="Times New Roman"/>
          <w:sz w:val="21"/>
          <w:szCs w:val="21"/>
        </w:rPr>
        <w:t>个神经元到</w:t>
      </w:r>
      <w:r w:rsidRPr="006432F4">
        <w:rPr>
          <w:rFonts w:ascii="Times New Roman" w:hAnsi="Times New Roman"/>
          <w:position w:val="-6"/>
          <w:sz w:val="21"/>
          <w:szCs w:val="21"/>
        </w:rPr>
        <w:object w:dxaOrig="279" w:dyaOrig="320">
          <v:shape id="_x0000_i1080" type="#_x0000_t75" style="width:14.5pt;height:14.5pt" o:ole="">
            <v:imagedata r:id="rId115" o:title=""/>
          </v:shape>
          <o:OLEObject Type="Embed" ProgID="Equation.DSMT4" ShapeID="_x0000_i1080" DrawAspect="Content" ObjectID="_1652006485" r:id="rId116"/>
        </w:object>
      </w:r>
      <w:r w:rsidRPr="006432F4">
        <w:rPr>
          <w:rFonts w:ascii="Times New Roman" w:hAnsi="Times New Roman"/>
          <w:sz w:val="21"/>
          <w:szCs w:val="21"/>
        </w:rPr>
        <w:t>隐藏层第</w:t>
      </w:r>
      <w:r w:rsidRPr="006432F4">
        <w:rPr>
          <w:rFonts w:ascii="Times New Roman" w:hAnsi="Times New Roman"/>
          <w:position w:val="-6"/>
          <w:sz w:val="21"/>
          <w:szCs w:val="21"/>
        </w:rPr>
        <w:object w:dxaOrig="139" w:dyaOrig="260">
          <v:shape id="_x0000_i1081" type="#_x0000_t75" style="width:7pt;height:14.5pt" o:ole="">
            <v:imagedata r:id="rId117" o:title=""/>
          </v:shape>
          <o:OLEObject Type="Embed" ProgID="Equation.DSMT4" ShapeID="_x0000_i1081" DrawAspect="Content" ObjectID="_1652006486" r:id="rId118"/>
        </w:object>
      </w:r>
      <w:r w:rsidRPr="006432F4">
        <w:rPr>
          <w:rFonts w:ascii="Times New Roman" w:hAnsi="Times New Roman"/>
          <w:sz w:val="21"/>
          <w:szCs w:val="21"/>
        </w:rPr>
        <w:t>个神经元</w:t>
      </w:r>
      <w:r w:rsidRPr="006432F4">
        <w:rPr>
          <w:rFonts w:ascii="Times New Roman" w:hAnsi="Times New Roman" w:hint="eastAsia"/>
          <w:sz w:val="21"/>
          <w:szCs w:val="21"/>
        </w:rPr>
        <w:t>（即第</w:t>
      </w:r>
      <w:r w:rsidRPr="006432F4">
        <w:rPr>
          <w:rFonts w:ascii="Times New Roman" w:hAnsi="Times New Roman"/>
          <w:position w:val="-6"/>
          <w:sz w:val="21"/>
          <w:szCs w:val="21"/>
        </w:rPr>
        <w:object w:dxaOrig="139" w:dyaOrig="279">
          <v:shape id="_x0000_i1082" type="#_x0000_t75" style="width:7pt;height:14.5pt" o:ole="">
            <v:imagedata r:id="rId119" o:title=""/>
          </v:shape>
          <o:OLEObject Type="Embed" ProgID="Equation.DSMT4" ShapeID="_x0000_i1082" DrawAspect="Content" ObjectID="_1652006487" r:id="rId120"/>
        </w:object>
      </w:r>
      <w:r w:rsidRPr="006432F4">
        <w:rPr>
          <w:rFonts w:ascii="Times New Roman" w:hAnsi="Times New Roman"/>
          <w:sz w:val="21"/>
          <w:szCs w:val="21"/>
        </w:rPr>
        <w:t>个突触结构</w:t>
      </w:r>
      <w:r w:rsidRPr="006432F4">
        <w:rPr>
          <w:rFonts w:ascii="Times New Roman" w:hAnsi="Times New Roman" w:hint="eastAsia"/>
          <w:sz w:val="21"/>
          <w:szCs w:val="21"/>
        </w:rPr>
        <w:t>）</w:t>
      </w:r>
      <w:r w:rsidRPr="006432F4">
        <w:rPr>
          <w:rFonts w:ascii="Times New Roman" w:hAnsi="Times New Roman"/>
          <w:sz w:val="21"/>
          <w:szCs w:val="21"/>
        </w:rPr>
        <w:t>的权重和层与层之间的偏置</w:t>
      </w:r>
      <w:r w:rsidRPr="006432F4">
        <w:rPr>
          <w:rFonts w:ascii="Times New Roman" w:hAnsi="Times New Roman" w:hint="eastAsia"/>
          <w:sz w:val="21"/>
          <w:szCs w:val="21"/>
        </w:rPr>
        <w:t>，</w:t>
      </w:r>
      <w:r w:rsidRPr="006432F4">
        <w:rPr>
          <w:rFonts w:ascii="Times New Roman" w:hAnsi="Times New Roman"/>
          <w:position w:val="-12"/>
          <w:sz w:val="21"/>
          <w:szCs w:val="21"/>
        </w:rPr>
        <w:object w:dxaOrig="300" w:dyaOrig="360">
          <v:shape id="_x0000_i1083" type="#_x0000_t75" style="width:14.5pt;height:14.5pt" o:ole="">
            <v:imagedata r:id="rId121" o:title=""/>
          </v:shape>
          <o:OLEObject Type="Embed" ProgID="Equation.DSMT4" ShapeID="_x0000_i1083" DrawAspect="Content" ObjectID="_1652006488" r:id="rId122"/>
        </w:object>
      </w:r>
      <w:r w:rsidRPr="006432F4">
        <w:rPr>
          <w:rFonts w:ascii="Times New Roman" w:hAnsi="Times New Roman"/>
          <w:sz w:val="21"/>
          <w:szCs w:val="21"/>
        </w:rPr>
        <w:t>表示第</w:t>
      </w:r>
      <w:r w:rsidRPr="006432F4">
        <w:rPr>
          <w:rFonts w:ascii="Times New Roman" w:hAnsi="Times New Roman"/>
          <w:position w:val="-4"/>
          <w:sz w:val="21"/>
          <w:szCs w:val="21"/>
        </w:rPr>
        <w:object w:dxaOrig="400" w:dyaOrig="300">
          <v:shape id="_x0000_i1084" type="#_x0000_t75" style="width:21.5pt;height:14.5pt" o:ole="">
            <v:imagedata r:id="rId123" o:title=""/>
          </v:shape>
          <o:OLEObject Type="Embed" ProgID="Equation.DSMT4" ShapeID="_x0000_i1084" DrawAspect="Content" ObjectID="_1652006489" r:id="rId124"/>
        </w:object>
      </w:r>
      <w:r w:rsidRPr="006432F4">
        <w:rPr>
          <w:rFonts w:ascii="Times New Roman" w:hAnsi="Times New Roman"/>
          <w:sz w:val="21"/>
          <w:szCs w:val="21"/>
        </w:rPr>
        <w:t>隐藏层神经元个数</w:t>
      </w:r>
      <w:r w:rsidRPr="006432F4">
        <w:rPr>
          <w:rFonts w:ascii="Times New Roman" w:hAnsi="Times New Roman" w:hint="eastAsia"/>
          <w:sz w:val="21"/>
          <w:szCs w:val="21"/>
        </w:rPr>
        <w:t>，</w:t>
      </w:r>
      <w:r w:rsidRPr="006432F4">
        <w:rPr>
          <w:rFonts w:ascii="Times New Roman" w:hAnsi="Times New Roman"/>
          <w:position w:val="-10"/>
          <w:sz w:val="21"/>
          <w:szCs w:val="21"/>
        </w:rPr>
        <w:object w:dxaOrig="1260" w:dyaOrig="320">
          <v:shape id="_x0000_i1085" type="#_x0000_t75" style="width:65pt;height:14.5pt" o:ole="">
            <v:imagedata r:id="rId125" o:title=""/>
          </v:shape>
          <o:OLEObject Type="Embed" ProgID="Equation.DSMT4" ShapeID="_x0000_i1085" DrawAspect="Content" ObjectID="_1652006490" r:id="rId126"/>
        </w:object>
      </w:r>
      <w:r w:rsidRPr="006432F4">
        <w:rPr>
          <w:rFonts w:ascii="Times New Roman" w:hAnsi="Times New Roman"/>
          <w:sz w:val="21"/>
          <w:szCs w:val="21"/>
        </w:rPr>
        <w:t>表示激活函数</w:t>
      </w:r>
      <w:r w:rsidRPr="006432F4">
        <w:rPr>
          <w:rFonts w:ascii="Times New Roman" w:hAnsi="Times New Roman" w:hint="eastAsia"/>
          <w:sz w:val="21"/>
          <w:szCs w:val="21"/>
        </w:rPr>
        <w:t>。</w:t>
      </w:r>
    </w:p>
    <w:p w:rsidR="00335912" w:rsidRPr="006432F4" w:rsidRDefault="00335912" w:rsidP="00B24FF6">
      <w:pPr>
        <w:ind w:firstLineChars="100" w:firstLine="210"/>
        <w:rPr>
          <w:rFonts w:ascii="Times New Roman" w:hAnsi="Times New Roman"/>
          <w:szCs w:val="21"/>
        </w:rPr>
      </w:pPr>
      <w:r w:rsidRPr="006432F4">
        <w:rPr>
          <w:rFonts w:ascii="Times New Roman" w:hAnsi="Times New Roman"/>
          <w:szCs w:val="21"/>
        </w:rPr>
        <w:t>显然</w:t>
      </w:r>
      <w:r w:rsidRPr="006432F4">
        <w:rPr>
          <w:rFonts w:ascii="Times New Roman" w:hAnsi="Times New Roman" w:hint="eastAsia"/>
          <w:szCs w:val="21"/>
        </w:rPr>
        <w:t>，</w:t>
      </w:r>
      <w:r w:rsidRPr="006432F4">
        <w:rPr>
          <w:rFonts w:ascii="Times New Roman" w:hAnsi="Times New Roman"/>
          <w:position w:val="-4"/>
          <w:szCs w:val="21"/>
        </w:rPr>
        <w:object w:dxaOrig="260" w:dyaOrig="260">
          <v:shape id="_x0000_i1086" type="#_x0000_t75" style="width:14.5pt;height:14.5pt" o:ole="">
            <v:imagedata r:id="rId76" o:title=""/>
          </v:shape>
          <o:OLEObject Type="Embed" ProgID="Equation.DSMT4" ShapeID="_x0000_i1086" DrawAspect="Content" ObjectID="_1652006491" r:id="rId127"/>
        </w:object>
      </w:r>
      <w:r w:rsidRPr="006432F4">
        <w:rPr>
          <w:rFonts w:ascii="Times New Roman" w:hAnsi="Times New Roman" w:hint="eastAsia"/>
          <w:szCs w:val="21"/>
        </w:rPr>
        <w:t>阶</w:t>
      </w:r>
      <w:r w:rsidRPr="006432F4">
        <w:rPr>
          <w:rFonts w:ascii="Times New Roman" w:hAnsi="Times New Roman" w:hint="eastAsia"/>
          <w:szCs w:val="21"/>
        </w:rPr>
        <w:t>C</w:t>
      </w:r>
      <w:r w:rsidRPr="006432F4">
        <w:rPr>
          <w:rFonts w:ascii="Times New Roman" w:hAnsi="Times New Roman"/>
          <w:szCs w:val="21"/>
        </w:rPr>
        <w:t>PWL</w:t>
      </w:r>
      <w:r w:rsidRPr="006432F4">
        <w:rPr>
          <w:rFonts w:ascii="Times New Roman" w:hAnsi="Times New Roman"/>
          <w:szCs w:val="21"/>
        </w:rPr>
        <w:t>函数和</w:t>
      </w:r>
      <w:r w:rsidRPr="006432F4">
        <w:rPr>
          <w:rFonts w:ascii="Times New Roman" w:hAnsi="Times New Roman" w:hint="eastAsia"/>
          <w:szCs w:val="21"/>
        </w:rPr>
        <w:t>M</w:t>
      </w:r>
      <w:r w:rsidRPr="006432F4">
        <w:rPr>
          <w:rFonts w:ascii="Times New Roman" w:hAnsi="Times New Roman"/>
          <w:szCs w:val="21"/>
        </w:rPr>
        <w:t>LP</w:t>
      </w:r>
      <w:r w:rsidRPr="006432F4">
        <w:rPr>
          <w:rFonts w:ascii="Times New Roman" w:hAnsi="Times New Roman"/>
          <w:szCs w:val="21"/>
        </w:rPr>
        <w:t>模型都具有</w:t>
      </w:r>
      <w:r w:rsidR="00B24FF6" w:rsidRPr="006432F4">
        <w:rPr>
          <w:rFonts w:ascii="Times New Roman" w:hAnsi="Times New Roman"/>
          <w:szCs w:val="21"/>
        </w:rPr>
        <w:t>链式</w:t>
      </w:r>
      <w:r w:rsidRPr="006432F4">
        <w:rPr>
          <w:rFonts w:ascii="Times New Roman" w:hAnsi="Times New Roman"/>
          <w:szCs w:val="21"/>
        </w:rPr>
        <w:t>迭代的形式</w:t>
      </w:r>
      <w:r w:rsidR="00B24FF6" w:rsidRPr="006432F4">
        <w:rPr>
          <w:rFonts w:ascii="Times New Roman" w:hAnsi="Times New Roman" w:hint="eastAsia"/>
          <w:szCs w:val="21"/>
        </w:rPr>
        <w:t>：</w:t>
      </w:r>
      <w:r w:rsidRPr="006432F4">
        <w:rPr>
          <w:rFonts w:ascii="Times New Roman" w:hAnsi="Times New Roman" w:hint="eastAsia"/>
          <w:szCs w:val="21"/>
        </w:rPr>
        <w:t>第</w:t>
      </w:r>
      <w:r w:rsidRPr="006432F4">
        <w:rPr>
          <w:rFonts w:ascii="Times New Roman" w:hAnsi="Times New Roman"/>
          <w:position w:val="-4"/>
          <w:szCs w:val="21"/>
        </w:rPr>
        <w:object w:dxaOrig="260" w:dyaOrig="260">
          <v:shape id="_x0000_i1087" type="#_x0000_t75" style="width:14.5pt;height:14.5pt" o:ole="">
            <v:imagedata r:id="rId76" o:title=""/>
          </v:shape>
          <o:OLEObject Type="Embed" ProgID="Equation.DSMT4" ShapeID="_x0000_i1087" DrawAspect="Content" ObjectID="_1652006492" r:id="rId128"/>
        </w:object>
      </w:r>
      <w:r w:rsidRPr="006432F4">
        <w:rPr>
          <w:rFonts w:ascii="Times New Roman" w:hAnsi="Times New Roman"/>
          <w:szCs w:val="21"/>
        </w:rPr>
        <w:t>阶</w:t>
      </w:r>
      <w:r w:rsidRPr="006432F4">
        <w:rPr>
          <w:rFonts w:ascii="Times New Roman" w:hAnsi="Times New Roman" w:hint="eastAsia"/>
          <w:szCs w:val="21"/>
        </w:rPr>
        <w:t>（层）的表达式是由输入层经过逐阶（层）迭代运算得到。此外，根据</w:t>
      </w:r>
      <w:r w:rsidR="00B24FF6" w:rsidRPr="006432F4">
        <w:rPr>
          <w:rFonts w:ascii="Times New Roman" w:hAnsi="Times New Roman" w:hint="eastAsia"/>
          <w:szCs w:val="21"/>
        </w:rPr>
        <w:t>M</w:t>
      </w:r>
      <w:r w:rsidR="00B24FF6" w:rsidRPr="006432F4">
        <w:rPr>
          <w:rFonts w:ascii="Times New Roman" w:hAnsi="Times New Roman"/>
          <w:szCs w:val="21"/>
        </w:rPr>
        <w:t>LP</w:t>
      </w:r>
      <w:r w:rsidRPr="006432F4">
        <w:rPr>
          <w:rFonts w:ascii="Times New Roman" w:hAnsi="Times New Roman" w:hint="eastAsia"/>
          <w:szCs w:val="21"/>
        </w:rPr>
        <w:t>输出的结构</w:t>
      </w:r>
      <w:r w:rsidR="00B24FF6" w:rsidRPr="006432F4">
        <w:rPr>
          <w:rFonts w:ascii="Times New Roman" w:hAnsi="Times New Roman" w:hint="eastAsia"/>
          <w:szCs w:val="21"/>
        </w:rPr>
        <w:t>还可以建立起其</w:t>
      </w:r>
      <w:r w:rsidRPr="006432F4">
        <w:rPr>
          <w:rFonts w:ascii="Times New Roman" w:hAnsi="Times New Roman" w:hint="eastAsia"/>
          <w:szCs w:val="21"/>
        </w:rPr>
        <w:t>与高阶</w:t>
      </w:r>
      <w:r w:rsidRPr="006432F4">
        <w:rPr>
          <w:rFonts w:ascii="Times New Roman" w:hAnsi="Times New Roman" w:hint="eastAsia"/>
          <w:szCs w:val="21"/>
        </w:rPr>
        <w:t>C</w:t>
      </w:r>
      <w:r w:rsidRPr="006432F4">
        <w:rPr>
          <w:rFonts w:ascii="Times New Roman" w:hAnsi="Times New Roman"/>
          <w:szCs w:val="21"/>
        </w:rPr>
        <w:t>PWL</w:t>
      </w:r>
      <w:r w:rsidRPr="006432F4">
        <w:rPr>
          <w:rFonts w:ascii="Times New Roman" w:hAnsi="Times New Roman"/>
          <w:szCs w:val="21"/>
        </w:rPr>
        <w:t>函数的数学联系</w:t>
      </w:r>
      <w:r w:rsidRPr="006432F4">
        <w:rPr>
          <w:rFonts w:ascii="Times New Roman" w:hAnsi="Times New Roman" w:hint="eastAsia"/>
          <w:szCs w:val="21"/>
        </w:rPr>
        <w:t>，</w:t>
      </w:r>
      <w:r w:rsidRPr="006432F4">
        <w:rPr>
          <w:rFonts w:ascii="Times New Roman" w:hAnsi="Times New Roman"/>
          <w:szCs w:val="21"/>
        </w:rPr>
        <w:t>当</w:t>
      </w:r>
      <w:r w:rsidRPr="006432F4">
        <w:rPr>
          <w:rFonts w:ascii="Times New Roman" w:hAnsi="Times New Roman"/>
          <w:position w:val="-10"/>
          <w:szCs w:val="21"/>
        </w:rPr>
        <w:object w:dxaOrig="1260" w:dyaOrig="320">
          <v:shape id="_x0000_i1088" type="#_x0000_t75" style="width:65pt;height:14.5pt" o:ole="">
            <v:imagedata r:id="rId125" o:title=""/>
          </v:shape>
          <o:OLEObject Type="Embed" ProgID="Equation.DSMT4" ShapeID="_x0000_i1088" DrawAspect="Content" ObjectID="_1652006493" r:id="rId129"/>
        </w:object>
      </w:r>
      <w:r w:rsidRPr="006432F4">
        <w:rPr>
          <w:rFonts w:ascii="Times New Roman" w:hAnsi="Times New Roman"/>
          <w:szCs w:val="21"/>
        </w:rPr>
        <w:t>取不同形式时</w:t>
      </w:r>
      <w:r w:rsidRPr="006432F4">
        <w:rPr>
          <w:rFonts w:ascii="Times New Roman" w:hAnsi="Times New Roman" w:hint="eastAsia"/>
          <w:szCs w:val="21"/>
        </w:rPr>
        <w:t>，</w:t>
      </w:r>
      <w:r w:rsidRPr="006432F4">
        <w:rPr>
          <w:rFonts w:ascii="Times New Roman" w:hAnsi="Times New Roman" w:hint="eastAsia"/>
          <w:szCs w:val="21"/>
        </w:rPr>
        <w:t>M</w:t>
      </w:r>
      <w:r w:rsidRPr="006432F4">
        <w:rPr>
          <w:rFonts w:ascii="Times New Roman" w:hAnsi="Times New Roman"/>
          <w:szCs w:val="21"/>
        </w:rPr>
        <w:t>LP</w:t>
      </w:r>
      <w:r w:rsidRPr="006432F4">
        <w:rPr>
          <w:rFonts w:ascii="Times New Roman" w:hAnsi="Times New Roman"/>
          <w:szCs w:val="21"/>
        </w:rPr>
        <w:t>网络的</w:t>
      </w:r>
      <w:r w:rsidRPr="006432F4">
        <w:rPr>
          <w:rFonts w:ascii="Times New Roman" w:hAnsi="Times New Roman" w:hint="eastAsia"/>
          <w:szCs w:val="21"/>
        </w:rPr>
        <w:t>高阶</w:t>
      </w:r>
      <w:r w:rsidRPr="006432F4">
        <w:rPr>
          <w:rFonts w:ascii="Times New Roman" w:hAnsi="Times New Roman" w:hint="eastAsia"/>
          <w:szCs w:val="21"/>
        </w:rPr>
        <w:t>C</w:t>
      </w:r>
      <w:r w:rsidRPr="006432F4">
        <w:rPr>
          <w:rFonts w:ascii="Times New Roman" w:hAnsi="Times New Roman"/>
          <w:szCs w:val="21"/>
        </w:rPr>
        <w:t>PWL</w:t>
      </w:r>
      <w:r w:rsidRPr="006432F4">
        <w:rPr>
          <w:rFonts w:ascii="Times New Roman" w:hAnsi="Times New Roman"/>
          <w:szCs w:val="21"/>
        </w:rPr>
        <w:t>具体表现形式也有所差别</w:t>
      </w:r>
      <w:r w:rsidRPr="006432F4">
        <w:rPr>
          <w:rFonts w:ascii="Times New Roman" w:hAnsi="Times New Roman" w:hint="eastAsia"/>
          <w:szCs w:val="21"/>
        </w:rPr>
        <w:t>，例如当所有层激活函数均为单位阶跃函数或阈值函数中的一种时，</w:t>
      </w:r>
      <w:r w:rsidR="00B24FF6" w:rsidRPr="006432F4">
        <w:rPr>
          <w:rFonts w:ascii="Times New Roman" w:hAnsi="Times New Roman" w:hint="eastAsia"/>
          <w:szCs w:val="21"/>
        </w:rPr>
        <w:t>由于这两种阶跃函数都可以转化为符号函数的形式，因此二者</w:t>
      </w:r>
      <w:r w:rsidRPr="006432F4">
        <w:rPr>
          <w:rFonts w:ascii="Times New Roman" w:hAnsi="Times New Roman" w:hint="eastAsia"/>
          <w:szCs w:val="21"/>
        </w:rPr>
        <w:t>可以分别用</w:t>
      </w:r>
      <w:r w:rsidRPr="006432F4">
        <w:rPr>
          <w:rFonts w:ascii="Times New Roman" w:hAnsi="Times New Roman"/>
          <w:position w:val="-4"/>
          <w:szCs w:val="21"/>
        </w:rPr>
        <w:object w:dxaOrig="260" w:dyaOrig="260">
          <v:shape id="_x0000_i1089" type="#_x0000_t75" style="width:14.5pt;height:14.5pt" o:ole="">
            <v:imagedata r:id="rId76" o:title=""/>
          </v:shape>
          <o:OLEObject Type="Embed" ProgID="Equation.DSMT4" ShapeID="_x0000_i1089" DrawAspect="Content" ObjectID="_1652006494" r:id="rId130"/>
        </w:object>
      </w:r>
      <w:r w:rsidRPr="006432F4">
        <w:rPr>
          <w:rFonts w:ascii="Times New Roman" w:hAnsi="Times New Roman" w:hint="eastAsia"/>
          <w:szCs w:val="21"/>
        </w:rPr>
        <w:t>阶</w:t>
      </w:r>
      <w:r w:rsidRPr="006432F4">
        <w:rPr>
          <w:rFonts w:ascii="Times New Roman" w:hAnsi="Times New Roman" w:hint="eastAsia"/>
          <w:szCs w:val="21"/>
        </w:rPr>
        <w:t>C</w:t>
      </w:r>
      <w:r w:rsidRPr="006432F4">
        <w:rPr>
          <w:rFonts w:ascii="Times New Roman" w:hAnsi="Times New Roman"/>
          <w:szCs w:val="21"/>
        </w:rPr>
        <w:t>PWC</w:t>
      </w:r>
      <w:r w:rsidRPr="006432F4">
        <w:rPr>
          <w:rFonts w:ascii="Times New Roman" w:hAnsi="Times New Roman"/>
          <w:szCs w:val="21"/>
        </w:rPr>
        <w:t>函数</w:t>
      </w:r>
      <w:r w:rsidRPr="006432F4">
        <w:rPr>
          <w:rFonts w:ascii="Times New Roman" w:hAnsi="Times New Roman" w:hint="eastAsia"/>
          <w:szCs w:val="21"/>
        </w:rPr>
        <w:t>或</w:t>
      </w:r>
      <w:r w:rsidRPr="006432F4">
        <w:rPr>
          <w:rFonts w:ascii="Times New Roman" w:hAnsi="Times New Roman"/>
          <w:szCs w:val="21"/>
        </w:rPr>
        <w:t>CCPWL</w:t>
      </w:r>
      <w:r w:rsidRPr="006432F4">
        <w:rPr>
          <w:rFonts w:ascii="Times New Roman" w:hAnsi="Times New Roman"/>
          <w:szCs w:val="21"/>
        </w:rPr>
        <w:t>函数将其表示</w:t>
      </w:r>
      <w:r w:rsidRPr="006432F4">
        <w:rPr>
          <w:rFonts w:ascii="Times New Roman" w:hAnsi="Times New Roman" w:hint="eastAsia"/>
          <w:szCs w:val="21"/>
        </w:rPr>
        <w:t>。</w:t>
      </w:r>
    </w:p>
    <w:p w:rsidR="00A8201C" w:rsidRPr="006432F4" w:rsidRDefault="00B24FF6" w:rsidP="00B24FF6">
      <w:pPr>
        <w:pStyle w:val="a4"/>
        <w:ind w:firstLine="420"/>
        <w:rPr>
          <w:rFonts w:cstheme="minorBidi"/>
          <w:sz w:val="21"/>
          <w:szCs w:val="21"/>
        </w:rPr>
      </w:pPr>
      <w:r w:rsidRPr="006432F4">
        <w:rPr>
          <w:rFonts w:cstheme="minorBidi" w:hint="eastAsia"/>
          <w:sz w:val="21"/>
          <w:szCs w:val="21"/>
        </w:rPr>
        <w:t>在分析</w:t>
      </w:r>
      <w:r w:rsidRPr="006432F4">
        <w:rPr>
          <w:rFonts w:cstheme="minorBidi" w:hint="eastAsia"/>
          <w:sz w:val="21"/>
          <w:szCs w:val="21"/>
        </w:rPr>
        <w:t>M</w:t>
      </w:r>
      <w:r w:rsidRPr="006432F4">
        <w:rPr>
          <w:rFonts w:cstheme="minorBidi"/>
          <w:sz w:val="21"/>
          <w:szCs w:val="21"/>
        </w:rPr>
        <w:t>LP</w:t>
      </w:r>
      <w:r w:rsidRPr="006432F4">
        <w:rPr>
          <w:rFonts w:cstheme="minorBidi"/>
          <w:sz w:val="21"/>
          <w:szCs w:val="21"/>
        </w:rPr>
        <w:t>与</w:t>
      </w:r>
      <w:r w:rsidRPr="006432F4">
        <w:rPr>
          <w:rFonts w:cstheme="minorBidi" w:hint="eastAsia"/>
          <w:sz w:val="21"/>
          <w:szCs w:val="21"/>
        </w:rPr>
        <w:t>C</w:t>
      </w:r>
      <w:r w:rsidRPr="006432F4">
        <w:rPr>
          <w:rFonts w:cstheme="minorBidi"/>
          <w:sz w:val="21"/>
          <w:szCs w:val="21"/>
        </w:rPr>
        <w:t>PWL</w:t>
      </w:r>
      <w:r w:rsidRPr="006432F4">
        <w:rPr>
          <w:rFonts w:cstheme="minorBidi"/>
          <w:sz w:val="21"/>
          <w:szCs w:val="21"/>
        </w:rPr>
        <w:t>关系时使用的激活函数均为挤压型函数</w:t>
      </w:r>
      <w:r w:rsidR="00A8201C" w:rsidRPr="006432F4">
        <w:rPr>
          <w:rFonts w:cstheme="minorBidi" w:hint="eastAsia"/>
          <w:sz w:val="21"/>
          <w:szCs w:val="21"/>
        </w:rPr>
        <w:t>（例如</w:t>
      </w:r>
      <w:r w:rsidR="00A8201C" w:rsidRPr="006432F4">
        <w:rPr>
          <w:rFonts w:cstheme="minorBidi" w:hint="eastAsia"/>
          <w:sz w:val="21"/>
          <w:szCs w:val="21"/>
        </w:rPr>
        <w:t>sigmoid</w:t>
      </w:r>
      <w:r w:rsidR="00A8201C" w:rsidRPr="006432F4">
        <w:rPr>
          <w:rFonts w:cstheme="minorBidi" w:hint="eastAsia"/>
          <w:sz w:val="21"/>
          <w:szCs w:val="21"/>
        </w:rPr>
        <w:t>、</w:t>
      </w:r>
      <w:r w:rsidR="00A8201C" w:rsidRPr="006432F4">
        <w:rPr>
          <w:rFonts w:cstheme="minorBidi"/>
          <w:sz w:val="21"/>
          <w:szCs w:val="21"/>
        </w:rPr>
        <w:t>Heaviside</w:t>
      </w:r>
      <w:r w:rsidR="00A8201C" w:rsidRPr="006432F4">
        <w:rPr>
          <w:rFonts w:cstheme="minorBidi" w:hint="eastAsia"/>
          <w:sz w:val="21"/>
          <w:szCs w:val="21"/>
        </w:rPr>
        <w:t>、</w:t>
      </w:r>
      <w:r w:rsidR="00A8201C" w:rsidRPr="006432F4">
        <w:rPr>
          <w:rFonts w:cstheme="minorBidi"/>
          <w:sz w:val="21"/>
          <w:szCs w:val="21"/>
        </w:rPr>
        <w:t>threshold</w:t>
      </w:r>
      <w:r w:rsidR="00A8201C" w:rsidRPr="006432F4">
        <w:rPr>
          <w:rFonts w:cstheme="minorBidi" w:hint="eastAsia"/>
          <w:sz w:val="21"/>
          <w:szCs w:val="21"/>
        </w:rPr>
        <w:t>、</w:t>
      </w:r>
      <w:r w:rsidR="00A8201C" w:rsidRPr="006432F4">
        <w:rPr>
          <w:rFonts w:cstheme="minorBidi"/>
          <w:sz w:val="21"/>
          <w:szCs w:val="21"/>
        </w:rPr>
        <w:t>tanh</w:t>
      </w:r>
      <w:r w:rsidR="00A8201C" w:rsidRPr="006432F4">
        <w:rPr>
          <w:rFonts w:cstheme="minorBidi"/>
          <w:sz w:val="21"/>
          <w:szCs w:val="21"/>
        </w:rPr>
        <w:t>等</w:t>
      </w:r>
      <w:r w:rsidR="00A8201C" w:rsidRPr="006432F4">
        <w:rPr>
          <w:rFonts w:cstheme="minorBidi" w:hint="eastAsia"/>
          <w:sz w:val="21"/>
          <w:szCs w:val="21"/>
        </w:rPr>
        <w:t>）</w:t>
      </w:r>
      <w:r w:rsidRPr="006432F4">
        <w:rPr>
          <w:rFonts w:cstheme="minorBidi" w:hint="eastAsia"/>
          <w:sz w:val="21"/>
          <w:szCs w:val="21"/>
        </w:rPr>
        <w:t>，</w:t>
      </w:r>
      <w:r w:rsidRPr="006432F4">
        <w:rPr>
          <w:rFonts w:cstheme="minorBidi"/>
          <w:sz w:val="21"/>
          <w:szCs w:val="21"/>
        </w:rPr>
        <w:t>即当输入通过该激活函数时</w:t>
      </w:r>
      <w:r w:rsidRPr="006432F4">
        <w:rPr>
          <w:rFonts w:cstheme="minorBidi" w:hint="eastAsia"/>
          <w:sz w:val="21"/>
          <w:szCs w:val="21"/>
        </w:rPr>
        <w:t>，</w:t>
      </w:r>
      <w:r w:rsidRPr="006432F4">
        <w:rPr>
          <w:rFonts w:cstheme="minorBidi"/>
          <w:sz w:val="21"/>
          <w:szCs w:val="21"/>
        </w:rPr>
        <w:t>所有的值被压缩到一个较小的范围内</w:t>
      </w:r>
      <w:r w:rsidR="00A8201C" w:rsidRPr="006432F4">
        <w:rPr>
          <w:rFonts w:cstheme="minorBidi" w:hint="eastAsia"/>
          <w:sz w:val="21"/>
          <w:szCs w:val="21"/>
        </w:rPr>
        <w:t>，但当前计算机视觉应用中使用的主流激活函数（</w:t>
      </w:r>
      <w:r w:rsidR="00A8201C" w:rsidRPr="006432F4">
        <w:rPr>
          <w:rFonts w:cstheme="minorBidi" w:hint="eastAsia"/>
          <w:sz w:val="21"/>
          <w:szCs w:val="21"/>
        </w:rPr>
        <w:t>Maxout</w:t>
      </w:r>
      <w:r w:rsidR="00A8201C" w:rsidRPr="006432F4">
        <w:rPr>
          <w:rFonts w:cstheme="minorBidi" w:hint="eastAsia"/>
          <w:sz w:val="21"/>
          <w:szCs w:val="21"/>
        </w:rPr>
        <w:t>、</w:t>
      </w:r>
      <w:r w:rsidR="00A8201C" w:rsidRPr="006432F4">
        <w:rPr>
          <w:rFonts w:cstheme="minorBidi" w:hint="eastAsia"/>
          <w:sz w:val="21"/>
          <w:szCs w:val="21"/>
        </w:rPr>
        <w:t>ReLU</w:t>
      </w:r>
      <w:r w:rsidR="00A8201C" w:rsidRPr="006432F4">
        <w:rPr>
          <w:rFonts w:cstheme="minorBidi" w:hint="eastAsia"/>
          <w:sz w:val="21"/>
          <w:szCs w:val="21"/>
        </w:rPr>
        <w:t>及其变种）并不具有这一属性，</w:t>
      </w:r>
      <w:r w:rsidR="00A8201C" w:rsidRPr="006432F4">
        <w:rPr>
          <w:rFonts w:cstheme="minorBidi" w:hint="eastAsia"/>
          <w:sz w:val="21"/>
          <w:szCs w:val="21"/>
        </w:rPr>
        <w:lastRenderedPageBreak/>
        <w:t>为此我们首先讨论此类激活函数在前馈架</w:t>
      </w:r>
      <w:r w:rsidR="00994CA3" w:rsidRPr="006432F4">
        <w:rPr>
          <w:noProof/>
          <w:sz w:val="21"/>
          <w:szCs w:val="21"/>
        </w:rPr>
        <w:drawing>
          <wp:anchor distT="0" distB="0" distL="114300" distR="114300" simplePos="0" relativeHeight="251658240" behindDoc="0" locked="0" layoutInCell="1" allowOverlap="1">
            <wp:simplePos x="0" y="0"/>
            <wp:positionH relativeFrom="column">
              <wp:posOffset>643763</wp:posOffset>
            </wp:positionH>
            <wp:positionV relativeFrom="page">
              <wp:posOffset>1351737</wp:posOffset>
            </wp:positionV>
            <wp:extent cx="4136400" cy="1717200"/>
            <wp:effectExtent l="0" t="0" r="0" b="0"/>
            <wp:wrapTopAndBottom/>
            <wp:docPr id="1" name="图片 1" descr="maxout_comp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9" descr="maxout_compare"/>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136400" cy="171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201C" w:rsidRPr="006432F4">
        <w:rPr>
          <w:rFonts w:cstheme="minorBidi" w:hint="eastAsia"/>
          <w:sz w:val="21"/>
          <w:szCs w:val="21"/>
        </w:rPr>
        <w:t>构中的近似能力。</w:t>
      </w:r>
    </w:p>
    <w:p w:rsidR="00A8201C" w:rsidRPr="006432F4" w:rsidRDefault="00A8201C" w:rsidP="00A8201C">
      <w:pPr>
        <w:pStyle w:val="a4"/>
        <w:ind w:firstLine="360"/>
        <w:jc w:val="center"/>
        <w:rPr>
          <w:rFonts w:cstheme="minorBidi"/>
          <w:sz w:val="18"/>
          <w:szCs w:val="18"/>
        </w:rPr>
      </w:pPr>
      <w:r w:rsidRPr="006432F4">
        <w:rPr>
          <w:rFonts w:cstheme="minorBidi" w:hint="eastAsia"/>
          <w:sz w:val="18"/>
          <w:szCs w:val="18"/>
        </w:rPr>
        <w:t>图</w:t>
      </w:r>
      <w:r w:rsidRPr="006432F4">
        <w:rPr>
          <w:rFonts w:cstheme="minorBidi" w:hint="eastAsia"/>
          <w:sz w:val="18"/>
          <w:szCs w:val="18"/>
        </w:rPr>
        <w:t>1</w:t>
      </w:r>
      <w:r w:rsidRPr="006432F4">
        <w:rPr>
          <w:rFonts w:cstheme="minorBidi"/>
          <w:sz w:val="18"/>
          <w:szCs w:val="18"/>
        </w:rPr>
        <w:t>.1 MLP</w:t>
      </w:r>
      <w:r w:rsidRPr="006432F4">
        <w:rPr>
          <w:rFonts w:cstheme="minorBidi" w:hint="eastAsia"/>
          <w:sz w:val="18"/>
          <w:szCs w:val="18"/>
        </w:rPr>
        <w:t>(</w:t>
      </w:r>
      <w:r w:rsidRPr="006432F4">
        <w:rPr>
          <w:rFonts w:cstheme="minorBidi"/>
          <w:sz w:val="18"/>
          <w:szCs w:val="18"/>
        </w:rPr>
        <w:t>左</w:t>
      </w:r>
      <w:r w:rsidRPr="006432F4">
        <w:rPr>
          <w:rFonts w:cstheme="minorBidi"/>
          <w:sz w:val="18"/>
          <w:szCs w:val="18"/>
        </w:rPr>
        <w:t>)</w:t>
      </w:r>
      <w:r w:rsidRPr="006432F4">
        <w:rPr>
          <w:rFonts w:cstheme="minorBidi"/>
          <w:sz w:val="18"/>
          <w:szCs w:val="18"/>
        </w:rPr>
        <w:t>与</w:t>
      </w:r>
      <w:r w:rsidRPr="006432F4">
        <w:rPr>
          <w:rFonts w:cstheme="minorBidi" w:hint="eastAsia"/>
          <w:sz w:val="18"/>
          <w:szCs w:val="18"/>
        </w:rPr>
        <w:t>Maxout</w:t>
      </w:r>
      <w:r w:rsidRPr="006432F4">
        <w:rPr>
          <w:rFonts w:cstheme="minorBidi"/>
          <w:sz w:val="18"/>
          <w:szCs w:val="18"/>
        </w:rPr>
        <w:t>(</w:t>
      </w:r>
      <w:r w:rsidRPr="006432F4">
        <w:rPr>
          <w:rFonts w:cstheme="minorBidi"/>
          <w:sz w:val="18"/>
          <w:szCs w:val="18"/>
        </w:rPr>
        <w:t>右</w:t>
      </w:r>
      <w:r w:rsidRPr="006432F4">
        <w:rPr>
          <w:rFonts w:cstheme="minorBidi"/>
          <w:sz w:val="18"/>
          <w:szCs w:val="18"/>
        </w:rPr>
        <w:t>)</w:t>
      </w:r>
      <w:r w:rsidRPr="006432F4">
        <w:rPr>
          <w:rFonts w:cstheme="minorBidi" w:hint="eastAsia"/>
          <w:sz w:val="18"/>
          <w:szCs w:val="18"/>
        </w:rPr>
        <w:t>模型</w:t>
      </w:r>
    </w:p>
    <w:p w:rsidR="00B24FF6" w:rsidRPr="006432F4" w:rsidRDefault="00B24FF6" w:rsidP="00994CA3">
      <w:pPr>
        <w:pStyle w:val="a4"/>
        <w:ind w:firstLine="420"/>
        <w:rPr>
          <w:sz w:val="21"/>
          <w:szCs w:val="21"/>
        </w:rPr>
      </w:pPr>
      <w:r w:rsidRPr="006432F4">
        <w:rPr>
          <w:rFonts w:hint="eastAsia"/>
          <w:sz w:val="21"/>
          <w:szCs w:val="21"/>
        </w:rPr>
        <w:t>前馈架构</w:t>
      </w:r>
      <w:r w:rsidRPr="006432F4">
        <w:rPr>
          <w:rFonts w:hint="eastAsia"/>
          <w:sz w:val="21"/>
          <w:szCs w:val="21"/>
        </w:rPr>
        <w:t>Maxout</w:t>
      </w:r>
      <w:r w:rsidRPr="006432F4">
        <w:rPr>
          <w:rFonts w:hint="eastAsia"/>
          <w:sz w:val="21"/>
          <w:szCs w:val="21"/>
        </w:rPr>
        <w:t>模型（</w:t>
      </w:r>
      <w:r w:rsidRPr="006432F4">
        <w:rPr>
          <w:rFonts w:hint="eastAsia"/>
          <w:sz w:val="21"/>
          <w:szCs w:val="21"/>
        </w:rPr>
        <w:t>Goodfellow</w:t>
      </w:r>
      <w:r w:rsidRPr="006432F4">
        <w:rPr>
          <w:sz w:val="21"/>
          <w:szCs w:val="21"/>
        </w:rPr>
        <w:t xml:space="preserve"> et al., 2013</w:t>
      </w:r>
      <w:r w:rsidRPr="006432F4">
        <w:rPr>
          <w:rFonts w:hint="eastAsia"/>
          <w:sz w:val="21"/>
          <w:szCs w:val="21"/>
        </w:rPr>
        <w:t>）在原多层感知器模型的两相邻层间添加</w:t>
      </w:r>
      <w:r w:rsidRPr="006432F4">
        <w:rPr>
          <w:rFonts w:hint="eastAsia"/>
          <w:sz w:val="21"/>
          <w:szCs w:val="21"/>
        </w:rPr>
        <w:t>k</w:t>
      </w:r>
      <w:r w:rsidRPr="006432F4">
        <w:rPr>
          <w:rFonts w:hint="eastAsia"/>
          <w:sz w:val="21"/>
          <w:szCs w:val="21"/>
        </w:rPr>
        <w:t>个节点并将所有节点的最大值作为总输出（式</w:t>
      </w:r>
      <w:r w:rsidRPr="006432F4">
        <w:rPr>
          <w:rFonts w:hint="eastAsia"/>
          <w:sz w:val="21"/>
          <w:szCs w:val="21"/>
        </w:rPr>
        <w:t>1</w:t>
      </w:r>
      <w:r w:rsidRPr="006432F4">
        <w:rPr>
          <w:sz w:val="21"/>
          <w:szCs w:val="21"/>
        </w:rPr>
        <w:t>.</w:t>
      </w:r>
      <w:r w:rsidR="00A8201C" w:rsidRPr="006432F4">
        <w:rPr>
          <w:sz w:val="21"/>
          <w:szCs w:val="21"/>
        </w:rPr>
        <w:t>8</w:t>
      </w:r>
      <w:r w:rsidRPr="006432F4">
        <w:rPr>
          <w:rFonts w:hint="eastAsia"/>
          <w:sz w:val="21"/>
          <w:szCs w:val="21"/>
        </w:rPr>
        <w:t>），对卷积神经网络中的特征图进行</w:t>
      </w:r>
      <w:r w:rsidRPr="006432F4">
        <w:rPr>
          <w:rFonts w:hint="eastAsia"/>
          <w:sz w:val="21"/>
          <w:szCs w:val="21"/>
        </w:rPr>
        <w:t>Maxout</w:t>
      </w:r>
      <w:r w:rsidRPr="006432F4">
        <w:rPr>
          <w:rFonts w:hint="eastAsia"/>
          <w:sz w:val="21"/>
          <w:szCs w:val="21"/>
        </w:rPr>
        <w:t>则体现为沿特征图通道的池化。</w:t>
      </w:r>
      <w:r w:rsidRPr="006432F4">
        <w:rPr>
          <w:rFonts w:hint="eastAsia"/>
          <w:sz w:val="21"/>
          <w:szCs w:val="21"/>
        </w:rPr>
        <w:t>Maxout</w:t>
      </w:r>
      <w:r w:rsidRPr="006432F4">
        <w:rPr>
          <w:rFonts w:hint="eastAsia"/>
          <w:sz w:val="21"/>
          <w:szCs w:val="21"/>
        </w:rPr>
        <w:t>模型（激活函数）</w:t>
      </w:r>
      <w:r w:rsidR="00A8201C" w:rsidRPr="006432F4">
        <w:rPr>
          <w:rFonts w:hint="eastAsia"/>
          <w:sz w:val="21"/>
          <w:szCs w:val="21"/>
        </w:rPr>
        <w:t>架构上</w:t>
      </w:r>
      <w:r w:rsidRPr="006432F4">
        <w:rPr>
          <w:rFonts w:hint="eastAsia"/>
          <w:sz w:val="21"/>
          <w:szCs w:val="21"/>
        </w:rPr>
        <w:t>相当于引入二级隐藏层，即隐藏层之间的隐藏层，对二级隐藏层参数的训练使其能够同时学习到一级隐藏层之间和二级隐藏层内部各神经元的相对关系，其对复杂凸函数具有很强的表达能力。同样是为了提升神经网络的非线性表达能力，</w:t>
      </w:r>
      <w:r w:rsidRPr="006432F4">
        <w:rPr>
          <w:rFonts w:hint="eastAsia"/>
          <w:sz w:val="21"/>
          <w:szCs w:val="21"/>
        </w:rPr>
        <w:t>Maxout</w:t>
      </w:r>
      <w:r w:rsidRPr="006432F4">
        <w:rPr>
          <w:rFonts w:hint="eastAsia"/>
          <w:sz w:val="21"/>
          <w:szCs w:val="21"/>
        </w:rPr>
        <w:t>之于</w:t>
      </w:r>
      <w:r w:rsidRPr="006432F4">
        <w:rPr>
          <w:rFonts w:hint="eastAsia"/>
          <w:sz w:val="21"/>
          <w:szCs w:val="21"/>
        </w:rPr>
        <w:t>ReLU</w:t>
      </w:r>
      <w:r w:rsidRPr="006432F4">
        <w:rPr>
          <w:rFonts w:hint="eastAsia"/>
          <w:sz w:val="21"/>
          <w:szCs w:val="21"/>
        </w:rPr>
        <w:t>、</w:t>
      </w:r>
      <w:r w:rsidRPr="006432F4">
        <w:rPr>
          <w:rFonts w:hint="eastAsia"/>
          <w:sz w:val="21"/>
          <w:szCs w:val="21"/>
        </w:rPr>
        <w:t>Sigmoid</w:t>
      </w:r>
      <w:r w:rsidRPr="006432F4">
        <w:rPr>
          <w:rFonts w:hint="eastAsia"/>
          <w:sz w:val="21"/>
          <w:szCs w:val="21"/>
        </w:rPr>
        <w:t>、</w:t>
      </w:r>
      <w:r w:rsidRPr="006432F4">
        <w:rPr>
          <w:rFonts w:hint="eastAsia"/>
          <w:sz w:val="21"/>
          <w:szCs w:val="21"/>
        </w:rPr>
        <w:t>tanh</w:t>
      </w:r>
      <w:r w:rsidRPr="006432F4">
        <w:rPr>
          <w:rFonts w:hint="eastAsia"/>
          <w:sz w:val="21"/>
          <w:szCs w:val="21"/>
        </w:rPr>
        <w:t>等激活函数的优势在于其表现形式并不是固定的，而是可以根据不同的学习任务自动优化调整参数。</w:t>
      </w:r>
    </w:p>
    <w:p w:rsidR="00B24FF6" w:rsidRPr="006432F4" w:rsidRDefault="00B24FF6" w:rsidP="00A8201C">
      <w:pPr>
        <w:pStyle w:val="MTDisplayEquation"/>
        <w:rPr>
          <w:rFonts w:ascii="Times New Roman" w:hAnsi="Times New Roman"/>
        </w:rPr>
      </w:pPr>
      <w:r w:rsidRPr="006432F4">
        <w:rPr>
          <w:rFonts w:ascii="Times New Roman" w:hAnsi="Times New Roman"/>
        </w:rPr>
        <w:tab/>
      </w:r>
      <w:r w:rsidRPr="006432F4">
        <w:rPr>
          <w:rFonts w:ascii="Times New Roman" w:hAnsi="Times New Roman"/>
          <w:position w:val="-20"/>
        </w:rPr>
        <w:object w:dxaOrig="1400" w:dyaOrig="440">
          <v:shape id="_x0000_i1090" type="#_x0000_t75" style="width:70pt;height:22pt" o:ole="">
            <v:imagedata r:id="rId132" o:title=""/>
          </v:shape>
          <o:OLEObject Type="Embed" ProgID="Equation.DSMT4" ShapeID="_x0000_i1090" DrawAspect="Content" ObjectID="_1652006495" r:id="rId133"/>
        </w:object>
      </w:r>
      <w:r w:rsidRPr="006432F4">
        <w:rPr>
          <w:rFonts w:ascii="Times New Roman" w:hAnsi="Times New Roman"/>
        </w:rPr>
        <w:t xml:space="preserve"> </w:t>
      </w:r>
      <w:r w:rsidRPr="006432F4">
        <w:rPr>
          <w:rFonts w:ascii="Times New Roman" w:hAnsi="Times New Roman"/>
        </w:rPr>
        <w:tab/>
      </w:r>
      <w:r w:rsidRPr="006432F4">
        <w:rPr>
          <w:rFonts w:ascii="Times New Roman" w:hAnsi="Times New Roman" w:cs="Times New Roman"/>
        </w:rPr>
        <w:fldChar w:fldCharType="begin"/>
      </w:r>
      <w:r w:rsidRPr="006432F4">
        <w:rPr>
          <w:rFonts w:ascii="Times New Roman" w:hAnsi="Times New Roman" w:cs="Times New Roman"/>
        </w:rPr>
        <w:instrText xml:space="preserve"> MACROBUTTON MTPlaceRef \* MERGEFORMAT </w:instrText>
      </w:r>
      <w:r w:rsidRPr="006432F4">
        <w:rPr>
          <w:rFonts w:ascii="Times New Roman" w:hAnsi="Times New Roman" w:cs="Times New Roman"/>
        </w:rPr>
        <w:fldChar w:fldCharType="begin"/>
      </w:r>
      <w:r w:rsidRPr="006432F4">
        <w:rPr>
          <w:rFonts w:ascii="Times New Roman" w:hAnsi="Times New Roman" w:cs="Times New Roman"/>
        </w:rPr>
        <w:instrText xml:space="preserve"> SEQ MTEqn \h \* MERGEFORMAT </w:instrText>
      </w:r>
      <w:r w:rsidRPr="006432F4">
        <w:rPr>
          <w:rFonts w:ascii="Times New Roman" w:hAnsi="Times New Roman" w:cs="Times New Roman"/>
        </w:rPr>
        <w:fldChar w:fldCharType="end"/>
      </w:r>
      <w:r w:rsidRPr="006432F4">
        <w:rPr>
          <w:rFonts w:ascii="Times New Roman" w:hAnsi="Times New Roman" w:cs="Times New Roman"/>
        </w:rPr>
        <w:instrText>(</w:instrText>
      </w:r>
      <w:r w:rsidRPr="006432F4">
        <w:rPr>
          <w:rFonts w:ascii="Times New Roman" w:hAnsi="Times New Roman" w:cs="Times New Roman"/>
        </w:rPr>
        <w:fldChar w:fldCharType="begin"/>
      </w:r>
      <w:r w:rsidRPr="006432F4">
        <w:rPr>
          <w:rFonts w:ascii="Times New Roman" w:hAnsi="Times New Roman" w:cs="Times New Roman"/>
        </w:rPr>
        <w:instrText xml:space="preserve"> SEQ MTSec \c \* Arabic \* MERGEFORMAT </w:instrText>
      </w:r>
      <w:r w:rsidRPr="006432F4">
        <w:rPr>
          <w:rFonts w:ascii="Times New Roman" w:hAnsi="Times New Roman" w:cs="Times New Roman"/>
        </w:rPr>
        <w:fldChar w:fldCharType="separate"/>
      </w:r>
      <w:r w:rsidR="00D92CA1" w:rsidRPr="006432F4">
        <w:rPr>
          <w:rFonts w:ascii="Times New Roman" w:hAnsi="Times New Roman" w:cs="Times New Roman"/>
          <w:noProof/>
        </w:rPr>
        <w:instrText>1</w:instrText>
      </w:r>
      <w:r w:rsidRPr="006432F4">
        <w:rPr>
          <w:rFonts w:ascii="Times New Roman" w:hAnsi="Times New Roman" w:cs="Times New Roman"/>
        </w:rPr>
        <w:fldChar w:fldCharType="end"/>
      </w:r>
      <w:r w:rsidRPr="006432F4">
        <w:rPr>
          <w:rFonts w:ascii="Times New Roman" w:hAnsi="Times New Roman" w:cs="Times New Roman"/>
        </w:rPr>
        <w:instrText>.</w:instrText>
      </w:r>
      <w:r w:rsidRPr="006432F4">
        <w:rPr>
          <w:rFonts w:ascii="Times New Roman" w:hAnsi="Times New Roman" w:cs="Times New Roman"/>
        </w:rPr>
        <w:fldChar w:fldCharType="begin"/>
      </w:r>
      <w:r w:rsidRPr="006432F4">
        <w:rPr>
          <w:rFonts w:ascii="Times New Roman" w:hAnsi="Times New Roman" w:cs="Times New Roman"/>
        </w:rPr>
        <w:instrText xml:space="preserve"> SEQ MTEqn \c \* Arabic \* MERGEFORMAT </w:instrText>
      </w:r>
      <w:r w:rsidRPr="006432F4">
        <w:rPr>
          <w:rFonts w:ascii="Times New Roman" w:hAnsi="Times New Roman" w:cs="Times New Roman"/>
        </w:rPr>
        <w:fldChar w:fldCharType="separate"/>
      </w:r>
      <w:r w:rsidR="00D92CA1" w:rsidRPr="006432F4">
        <w:rPr>
          <w:rFonts w:ascii="Times New Roman" w:hAnsi="Times New Roman" w:cs="Times New Roman"/>
          <w:noProof/>
        </w:rPr>
        <w:instrText>8</w:instrText>
      </w:r>
      <w:r w:rsidRPr="006432F4">
        <w:rPr>
          <w:rFonts w:ascii="Times New Roman" w:hAnsi="Times New Roman" w:cs="Times New Roman"/>
        </w:rPr>
        <w:fldChar w:fldCharType="end"/>
      </w:r>
      <w:r w:rsidRPr="006432F4">
        <w:rPr>
          <w:rFonts w:ascii="Times New Roman" w:hAnsi="Times New Roman" w:cs="Times New Roman"/>
        </w:rPr>
        <w:instrText>)</w:instrText>
      </w:r>
      <w:r w:rsidRPr="006432F4">
        <w:rPr>
          <w:rFonts w:ascii="Times New Roman" w:hAnsi="Times New Roman" w:cs="Times New Roman"/>
        </w:rPr>
        <w:fldChar w:fldCharType="end"/>
      </w:r>
    </w:p>
    <w:p w:rsidR="00B24FF6" w:rsidRPr="006432F4" w:rsidRDefault="00B24FF6" w:rsidP="00A8201C">
      <w:pPr>
        <w:ind w:firstLineChars="200" w:firstLine="420"/>
        <w:rPr>
          <w:rFonts w:ascii="Times New Roman" w:hAnsi="Times New Roman"/>
          <w:szCs w:val="21"/>
        </w:rPr>
      </w:pPr>
      <w:r w:rsidRPr="006432F4">
        <w:rPr>
          <w:rFonts w:ascii="Times New Roman" w:hAnsi="Times New Roman"/>
          <w:szCs w:val="21"/>
        </w:rPr>
        <w:t>其中</w:t>
      </w:r>
      <w:r w:rsidRPr="006432F4">
        <w:rPr>
          <w:rFonts w:ascii="Times New Roman" w:hAnsi="Times New Roman"/>
          <w:position w:val="-12"/>
          <w:szCs w:val="21"/>
        </w:rPr>
        <w:object w:dxaOrig="1440" w:dyaOrig="360">
          <v:shape id="_x0000_i1091" type="#_x0000_t75" style="width:1in;height:18.5pt" o:ole="">
            <v:imagedata r:id="rId134" o:title=""/>
          </v:shape>
          <o:OLEObject Type="Embed" ProgID="Equation.DSMT4" ShapeID="_x0000_i1091" DrawAspect="Content" ObjectID="_1652006496" r:id="rId135"/>
        </w:object>
      </w:r>
      <w:r w:rsidRPr="006432F4">
        <w:rPr>
          <w:rFonts w:ascii="Times New Roman" w:hAnsi="Times New Roman" w:hint="eastAsia"/>
          <w:szCs w:val="21"/>
        </w:rPr>
        <w:t>，</w:t>
      </w:r>
      <w:r w:rsidRPr="006432F4">
        <w:rPr>
          <w:rFonts w:ascii="Times New Roman" w:hAnsi="Times New Roman"/>
          <w:position w:val="-12"/>
          <w:szCs w:val="21"/>
        </w:rPr>
        <w:object w:dxaOrig="720" w:dyaOrig="360">
          <v:shape id="_x0000_i1092" type="#_x0000_t75" style="width:36pt;height:18.5pt" o:ole="">
            <v:imagedata r:id="rId136" o:title=""/>
          </v:shape>
          <o:OLEObject Type="Embed" ProgID="Equation.DSMT4" ShapeID="_x0000_i1092" DrawAspect="Content" ObjectID="_1652006497" r:id="rId137"/>
        </w:object>
      </w:r>
      <w:r w:rsidRPr="006432F4">
        <w:rPr>
          <w:rFonts w:ascii="Times New Roman" w:hAnsi="Times New Roman"/>
          <w:szCs w:val="21"/>
        </w:rPr>
        <w:t>分别表示从</w:t>
      </w:r>
      <w:r w:rsidRPr="006432F4">
        <w:rPr>
          <w:rFonts w:ascii="Times New Roman" w:hAnsi="Times New Roman" w:hint="eastAsia"/>
          <w:szCs w:val="21"/>
        </w:rPr>
        <w:t>一</w:t>
      </w:r>
      <w:r w:rsidRPr="006432F4">
        <w:rPr>
          <w:rFonts w:ascii="Times New Roman" w:hAnsi="Times New Roman"/>
          <w:szCs w:val="21"/>
        </w:rPr>
        <w:t>级隐藏层到</w:t>
      </w:r>
      <w:r w:rsidRPr="006432F4">
        <w:rPr>
          <w:rFonts w:ascii="Times New Roman" w:hAnsi="Times New Roman" w:hint="eastAsia"/>
          <w:szCs w:val="21"/>
        </w:rPr>
        <w:t>二</w:t>
      </w:r>
      <w:r w:rsidRPr="006432F4">
        <w:rPr>
          <w:rFonts w:ascii="Times New Roman" w:hAnsi="Times New Roman"/>
          <w:szCs w:val="21"/>
        </w:rPr>
        <w:t>级隐藏层</w:t>
      </w:r>
      <w:r w:rsidRPr="006432F4">
        <w:rPr>
          <w:rFonts w:ascii="Times New Roman" w:hAnsi="Times New Roman" w:hint="eastAsia"/>
          <w:szCs w:val="21"/>
        </w:rPr>
        <w:t>（图右从</w:t>
      </w:r>
      <w:r w:rsidRPr="006432F4">
        <w:rPr>
          <w:rFonts w:ascii="Times New Roman" w:hAnsi="Times New Roman" w:hint="eastAsia"/>
          <w:szCs w:val="21"/>
        </w:rPr>
        <w:t>Input</w:t>
      </w:r>
      <w:r w:rsidRPr="006432F4">
        <w:rPr>
          <w:rFonts w:ascii="Times New Roman" w:hAnsi="Times New Roman"/>
          <w:szCs w:val="21"/>
        </w:rPr>
        <w:t xml:space="preserve"> Layer</w:t>
      </w:r>
      <w:r w:rsidRPr="006432F4">
        <w:rPr>
          <w:rFonts w:ascii="Times New Roman" w:hAnsi="Times New Roman"/>
          <w:szCs w:val="21"/>
        </w:rPr>
        <w:t>到</w:t>
      </w:r>
      <w:r w:rsidRPr="006432F4">
        <w:rPr>
          <w:rFonts w:ascii="Times New Roman" w:hAnsi="Times New Roman" w:hint="eastAsia"/>
          <w:szCs w:val="21"/>
        </w:rPr>
        <w:t>2nd</w:t>
      </w:r>
      <w:r w:rsidRPr="006432F4">
        <w:rPr>
          <w:rFonts w:ascii="Times New Roman" w:hAnsi="Times New Roman"/>
          <w:szCs w:val="21"/>
        </w:rPr>
        <w:t xml:space="preserve"> Hidden Layer</w:t>
      </w:r>
      <w:r w:rsidRPr="006432F4">
        <w:rPr>
          <w:rFonts w:ascii="Times New Roman" w:hAnsi="Times New Roman" w:hint="eastAsia"/>
          <w:szCs w:val="21"/>
        </w:rPr>
        <w:t>，</w:t>
      </w:r>
      <w:r w:rsidRPr="006432F4">
        <w:rPr>
          <w:rFonts w:ascii="Times New Roman" w:hAnsi="Times New Roman" w:hint="eastAsia"/>
          <w:szCs w:val="21"/>
        </w:rPr>
        <w:t>k=</w:t>
      </w:r>
      <w:r w:rsidRPr="006432F4">
        <w:rPr>
          <w:rFonts w:ascii="Times New Roman" w:hAnsi="Times New Roman"/>
          <w:szCs w:val="21"/>
        </w:rPr>
        <w:t>4</w:t>
      </w:r>
      <w:r w:rsidRPr="006432F4">
        <w:rPr>
          <w:rFonts w:ascii="Times New Roman" w:hAnsi="Times New Roman" w:hint="eastAsia"/>
          <w:szCs w:val="21"/>
        </w:rPr>
        <w:t>）</w:t>
      </w:r>
      <w:r w:rsidRPr="006432F4">
        <w:rPr>
          <w:rFonts w:ascii="Times New Roman" w:hAnsi="Times New Roman"/>
          <w:szCs w:val="21"/>
        </w:rPr>
        <w:t>的权重和偏置</w:t>
      </w:r>
      <w:r w:rsidRPr="006432F4">
        <w:rPr>
          <w:rFonts w:ascii="Times New Roman" w:hAnsi="Times New Roman" w:hint="eastAsia"/>
          <w:szCs w:val="21"/>
        </w:rPr>
        <w:t>，</w:t>
      </w:r>
      <w:r w:rsidRPr="006432F4">
        <w:rPr>
          <w:rFonts w:ascii="Times New Roman" w:hAnsi="Times New Roman" w:hint="eastAsia"/>
          <w:szCs w:val="21"/>
        </w:rPr>
        <w:t>k</w:t>
      </w:r>
      <w:r w:rsidRPr="006432F4">
        <w:rPr>
          <w:rFonts w:ascii="Times New Roman" w:hAnsi="Times New Roman" w:hint="eastAsia"/>
          <w:szCs w:val="21"/>
        </w:rPr>
        <w:t>为二级隐藏层的神经元个数，由二级隐藏层到一级输出层（图右从</w:t>
      </w:r>
      <w:r w:rsidRPr="006432F4">
        <w:rPr>
          <w:rFonts w:ascii="Times New Roman" w:hAnsi="Times New Roman" w:hint="eastAsia"/>
          <w:szCs w:val="21"/>
        </w:rPr>
        <w:t>2</w:t>
      </w:r>
      <w:r w:rsidRPr="006432F4">
        <w:rPr>
          <w:rFonts w:ascii="Times New Roman" w:hAnsi="Times New Roman"/>
          <w:szCs w:val="21"/>
        </w:rPr>
        <w:t>nd Hidden Layer</w:t>
      </w:r>
      <w:r w:rsidRPr="006432F4">
        <w:rPr>
          <w:rFonts w:ascii="Times New Roman" w:hAnsi="Times New Roman"/>
          <w:szCs w:val="21"/>
        </w:rPr>
        <w:t>到</w:t>
      </w:r>
      <w:r w:rsidRPr="006432F4">
        <w:rPr>
          <w:rFonts w:ascii="Times New Roman" w:hAnsi="Times New Roman"/>
          <w:szCs w:val="21"/>
        </w:rPr>
        <w:t>Output Layer</w:t>
      </w:r>
      <w:r w:rsidRPr="006432F4">
        <w:rPr>
          <w:rFonts w:ascii="Times New Roman" w:hAnsi="Times New Roman" w:hint="eastAsia"/>
          <w:szCs w:val="21"/>
        </w:rPr>
        <w:t>）的运算即为求</w:t>
      </w:r>
      <w:r w:rsidRPr="006432F4">
        <w:rPr>
          <w:rFonts w:ascii="Times New Roman" w:hAnsi="Times New Roman"/>
          <w:position w:val="-12"/>
          <w:szCs w:val="21"/>
        </w:rPr>
        <w:object w:dxaOrig="1260" w:dyaOrig="360">
          <v:shape id="_x0000_i1093" type="#_x0000_t75" style="width:62.5pt;height:18.5pt" o:ole="">
            <v:imagedata r:id="rId138" o:title=""/>
          </v:shape>
          <o:OLEObject Type="Embed" ProgID="Equation.DSMT4" ShapeID="_x0000_i1093" DrawAspect="Content" ObjectID="_1652006498" r:id="rId139"/>
        </w:object>
      </w:r>
      <w:r w:rsidRPr="006432F4">
        <w:rPr>
          <w:rFonts w:ascii="Times New Roman" w:hAnsi="Times New Roman" w:hint="eastAsia"/>
          <w:szCs w:val="21"/>
        </w:rPr>
        <w:t>最大值的过程。</w:t>
      </w:r>
    </w:p>
    <w:p w:rsidR="00B57B38" w:rsidRPr="006432F4" w:rsidRDefault="00B57B38" w:rsidP="00B57B38">
      <w:pPr>
        <w:ind w:firstLineChars="200" w:firstLine="420"/>
        <w:rPr>
          <w:rFonts w:ascii="Times New Roman" w:hAnsi="Times New Roman"/>
          <w:szCs w:val="21"/>
        </w:rPr>
      </w:pPr>
      <w:r w:rsidRPr="006432F4">
        <w:rPr>
          <w:rFonts w:ascii="Times New Roman" w:hAnsi="Times New Roman" w:hint="eastAsia"/>
          <w:szCs w:val="21"/>
        </w:rPr>
        <w:t>若定义</w:t>
      </w:r>
      <w:r w:rsidRPr="006432F4">
        <w:rPr>
          <w:rFonts w:ascii="Times New Roman" w:hAnsi="Times New Roman"/>
          <w:position w:val="-6"/>
          <w:szCs w:val="21"/>
        </w:rPr>
        <w:object w:dxaOrig="1500" w:dyaOrig="320">
          <v:shape id="_x0000_i1094" type="#_x0000_t75" style="width:74.5pt;height:16.5pt" o:ole="">
            <v:imagedata r:id="rId140" o:title=""/>
          </v:shape>
          <o:OLEObject Type="Embed" ProgID="Equation.DSMT4" ShapeID="_x0000_i1094" DrawAspect="Content" ObjectID="_1652006499" r:id="rId141"/>
        </w:object>
      </w:r>
      <w:r w:rsidRPr="006432F4">
        <w:rPr>
          <w:rFonts w:ascii="Times New Roman" w:hAnsi="Times New Roman" w:hint="eastAsia"/>
          <w:szCs w:val="21"/>
        </w:rPr>
        <w:t>，</w:t>
      </w:r>
      <w:r w:rsidRPr="006432F4">
        <w:rPr>
          <w:rFonts w:ascii="Times New Roman" w:hAnsi="Times New Roman"/>
          <w:szCs w:val="21"/>
        </w:rPr>
        <w:t>可将</w:t>
      </w:r>
      <w:r w:rsidRPr="006432F4">
        <w:rPr>
          <w:rFonts w:ascii="Times New Roman" w:hAnsi="Times New Roman" w:hint="eastAsia"/>
          <w:szCs w:val="21"/>
        </w:rPr>
        <w:t>Maxout</w:t>
      </w:r>
      <w:r w:rsidRPr="006432F4">
        <w:rPr>
          <w:rFonts w:ascii="Times New Roman" w:hAnsi="Times New Roman" w:hint="eastAsia"/>
          <w:szCs w:val="21"/>
        </w:rPr>
        <w:t>中激活函数拆解为嵌套的绝对值函数形式，嵌套阶数</w:t>
      </w:r>
      <w:r w:rsidRPr="006432F4">
        <w:rPr>
          <w:rFonts w:ascii="Times New Roman" w:hAnsi="Times New Roman"/>
          <w:position w:val="-4"/>
          <w:szCs w:val="21"/>
        </w:rPr>
        <w:object w:dxaOrig="260" w:dyaOrig="260">
          <v:shape id="_x0000_i1095" type="#_x0000_t75" style="width:13.5pt;height:13.5pt" o:ole="">
            <v:imagedata r:id="rId142" o:title=""/>
          </v:shape>
          <o:OLEObject Type="Embed" ProgID="Equation.DSMT4" ShapeID="_x0000_i1095" DrawAspect="Content" ObjectID="_1652006500" r:id="rId143"/>
        </w:object>
      </w:r>
      <w:r w:rsidRPr="006432F4">
        <w:rPr>
          <w:rFonts w:ascii="Times New Roman" w:hAnsi="Times New Roman" w:hint="eastAsia"/>
          <w:szCs w:val="21"/>
        </w:rPr>
        <w:t>与隐藏层神经元个数</w:t>
      </w:r>
      <w:r w:rsidRPr="006432F4">
        <w:rPr>
          <w:rFonts w:ascii="Times New Roman" w:hAnsi="Times New Roman"/>
          <w:position w:val="-4"/>
          <w:szCs w:val="21"/>
        </w:rPr>
        <w:object w:dxaOrig="220" w:dyaOrig="260">
          <v:shape id="_x0000_i1096" type="#_x0000_t75" style="width:11pt;height:13.5pt" o:ole="">
            <v:imagedata r:id="rId144" o:title=""/>
          </v:shape>
          <o:OLEObject Type="Embed" ProgID="Equation.DSMT4" ShapeID="_x0000_i1096" DrawAspect="Content" ObjectID="_1652006501" r:id="rId145"/>
        </w:object>
      </w:r>
      <w:r w:rsidRPr="006432F4">
        <w:rPr>
          <w:rFonts w:ascii="Times New Roman" w:hAnsi="Times New Roman"/>
          <w:szCs w:val="21"/>
        </w:rPr>
        <w:t>相等</w:t>
      </w:r>
      <w:r w:rsidRPr="006432F4">
        <w:rPr>
          <w:rFonts w:ascii="Times New Roman" w:hAnsi="Times New Roman" w:hint="eastAsia"/>
          <w:szCs w:val="21"/>
        </w:rPr>
        <w:t>，</w:t>
      </w:r>
      <w:r w:rsidRPr="006432F4">
        <w:rPr>
          <w:rFonts w:ascii="Times New Roman" w:hAnsi="Times New Roman"/>
          <w:szCs w:val="21"/>
        </w:rPr>
        <w:t>我们称式</w:t>
      </w:r>
      <w:r w:rsidRPr="006432F4">
        <w:rPr>
          <w:rFonts w:ascii="Times New Roman" w:hAnsi="Times New Roman" w:hint="eastAsia"/>
          <w:szCs w:val="21"/>
        </w:rPr>
        <w:t>(</w:t>
      </w:r>
      <w:r w:rsidRPr="006432F4">
        <w:rPr>
          <w:rFonts w:ascii="Times New Roman" w:hAnsi="Times New Roman"/>
          <w:szCs w:val="21"/>
        </w:rPr>
        <w:t>1.9</w:t>
      </w:r>
      <w:r w:rsidRPr="006432F4">
        <w:rPr>
          <w:rFonts w:ascii="Times New Roman" w:hAnsi="Times New Roman" w:hint="eastAsia"/>
          <w:szCs w:val="21"/>
        </w:rPr>
        <w:t>)</w:t>
      </w:r>
      <w:r w:rsidRPr="006432F4">
        <w:rPr>
          <w:rFonts w:ascii="Times New Roman" w:hAnsi="Times New Roman" w:hint="eastAsia"/>
          <w:szCs w:val="21"/>
        </w:rPr>
        <w:t>为</w:t>
      </w:r>
      <w:r w:rsidRPr="006432F4">
        <w:rPr>
          <w:rFonts w:ascii="Times New Roman" w:hAnsi="Times New Roman"/>
          <w:position w:val="-6"/>
          <w:szCs w:val="21"/>
        </w:rPr>
        <w:object w:dxaOrig="499" w:dyaOrig="220">
          <v:shape id="_x0000_i1097" type="#_x0000_t75" style="width:24.5pt;height:11pt" o:ole="">
            <v:imagedata r:id="rId146" o:title=""/>
          </v:shape>
          <o:OLEObject Type="Embed" ProgID="Equation.DSMT4" ShapeID="_x0000_i1097" DrawAspect="Content" ObjectID="_1652006502" r:id="rId147"/>
        </w:object>
      </w:r>
      <w:r w:rsidRPr="006432F4">
        <w:rPr>
          <w:rFonts w:ascii="Times New Roman" w:hAnsi="Times New Roman"/>
          <w:szCs w:val="21"/>
        </w:rPr>
        <w:t>函数的链式迭代公式</w:t>
      </w:r>
      <w:r w:rsidRPr="006432F4">
        <w:rPr>
          <w:rFonts w:ascii="Times New Roman" w:hAnsi="Times New Roman" w:hint="eastAsia"/>
          <w:szCs w:val="21"/>
        </w:rPr>
        <w:t>。</w:t>
      </w:r>
    </w:p>
    <w:p w:rsidR="00B57B38" w:rsidRPr="006432F4" w:rsidRDefault="00B57B38" w:rsidP="00B57B38">
      <w:pPr>
        <w:pStyle w:val="MTDisplayEquation"/>
        <w:rPr>
          <w:rFonts w:ascii="Times New Roman" w:hAnsi="Times New Roman"/>
        </w:rPr>
      </w:pPr>
      <w:r w:rsidRPr="006432F4">
        <w:rPr>
          <w:rFonts w:ascii="Times New Roman" w:hAnsi="Times New Roman"/>
        </w:rPr>
        <w:tab/>
      </w:r>
      <w:r w:rsidRPr="006432F4">
        <w:rPr>
          <w:rFonts w:ascii="Times New Roman" w:hAnsi="Times New Roman"/>
          <w:position w:val="-78"/>
        </w:rPr>
        <w:object w:dxaOrig="5539" w:dyaOrig="1680">
          <v:shape id="_x0000_i1098" type="#_x0000_t75" style="width:276.5pt;height:84.5pt" o:ole="">
            <v:imagedata r:id="rId148" o:title=""/>
          </v:shape>
          <o:OLEObject Type="Embed" ProgID="Equation.DSMT4" ShapeID="_x0000_i1098" DrawAspect="Content" ObjectID="_1652006503" r:id="rId149"/>
        </w:object>
      </w:r>
      <w:r w:rsidRPr="006432F4">
        <w:rPr>
          <w:rFonts w:ascii="Times New Roman" w:hAnsi="Times New Roman"/>
        </w:rPr>
        <w:t xml:space="preserve"> </w:t>
      </w:r>
      <w:r w:rsidRPr="006432F4">
        <w:rPr>
          <w:rFonts w:ascii="Times New Roman" w:hAnsi="Times New Roman"/>
        </w:rPr>
        <w:tab/>
      </w:r>
      <w:r w:rsidRPr="006432F4">
        <w:rPr>
          <w:rFonts w:ascii="Times New Roman" w:hAnsi="Times New Roman" w:cs="Times New Roman"/>
        </w:rPr>
        <w:fldChar w:fldCharType="begin"/>
      </w:r>
      <w:r w:rsidRPr="006432F4">
        <w:rPr>
          <w:rFonts w:ascii="Times New Roman" w:hAnsi="Times New Roman" w:cs="Times New Roman"/>
        </w:rPr>
        <w:instrText xml:space="preserve"> MACROBUTTON MTPlaceRef \* MERGEFORMAT </w:instrText>
      </w:r>
      <w:r w:rsidRPr="006432F4">
        <w:rPr>
          <w:rFonts w:ascii="Times New Roman" w:hAnsi="Times New Roman" w:cs="Times New Roman"/>
        </w:rPr>
        <w:fldChar w:fldCharType="begin"/>
      </w:r>
      <w:r w:rsidRPr="006432F4">
        <w:rPr>
          <w:rFonts w:ascii="Times New Roman" w:hAnsi="Times New Roman" w:cs="Times New Roman"/>
        </w:rPr>
        <w:instrText xml:space="preserve"> SEQ MTEqn \h \* MERGEFORMAT </w:instrText>
      </w:r>
      <w:r w:rsidRPr="006432F4">
        <w:rPr>
          <w:rFonts w:ascii="Times New Roman" w:hAnsi="Times New Roman" w:cs="Times New Roman"/>
        </w:rPr>
        <w:fldChar w:fldCharType="end"/>
      </w:r>
      <w:r w:rsidRPr="006432F4">
        <w:rPr>
          <w:rFonts w:ascii="Times New Roman" w:hAnsi="Times New Roman" w:cs="Times New Roman"/>
        </w:rPr>
        <w:instrText>(</w:instrText>
      </w:r>
      <w:r w:rsidRPr="006432F4">
        <w:rPr>
          <w:rFonts w:ascii="Times New Roman" w:hAnsi="Times New Roman" w:cs="Times New Roman"/>
        </w:rPr>
        <w:fldChar w:fldCharType="begin"/>
      </w:r>
      <w:r w:rsidRPr="006432F4">
        <w:rPr>
          <w:rFonts w:ascii="Times New Roman" w:hAnsi="Times New Roman" w:cs="Times New Roman"/>
        </w:rPr>
        <w:instrText xml:space="preserve"> SEQ MTSec \c \* Arabic \* MERGEFORMAT </w:instrText>
      </w:r>
      <w:r w:rsidRPr="006432F4">
        <w:rPr>
          <w:rFonts w:ascii="Times New Roman" w:hAnsi="Times New Roman" w:cs="Times New Roman"/>
        </w:rPr>
        <w:fldChar w:fldCharType="separate"/>
      </w:r>
      <w:r w:rsidR="00D92CA1" w:rsidRPr="006432F4">
        <w:rPr>
          <w:rFonts w:ascii="Times New Roman" w:hAnsi="Times New Roman" w:cs="Times New Roman"/>
          <w:noProof/>
        </w:rPr>
        <w:instrText>1</w:instrText>
      </w:r>
      <w:r w:rsidRPr="006432F4">
        <w:rPr>
          <w:rFonts w:ascii="Times New Roman" w:hAnsi="Times New Roman" w:cs="Times New Roman"/>
        </w:rPr>
        <w:fldChar w:fldCharType="end"/>
      </w:r>
      <w:r w:rsidRPr="006432F4">
        <w:rPr>
          <w:rFonts w:ascii="Times New Roman" w:hAnsi="Times New Roman" w:cs="Times New Roman"/>
        </w:rPr>
        <w:instrText>.</w:instrText>
      </w:r>
      <w:r w:rsidRPr="006432F4">
        <w:rPr>
          <w:rFonts w:ascii="Times New Roman" w:hAnsi="Times New Roman" w:cs="Times New Roman"/>
        </w:rPr>
        <w:fldChar w:fldCharType="begin"/>
      </w:r>
      <w:r w:rsidRPr="006432F4">
        <w:rPr>
          <w:rFonts w:ascii="Times New Roman" w:hAnsi="Times New Roman" w:cs="Times New Roman"/>
        </w:rPr>
        <w:instrText xml:space="preserve"> SEQ MTEqn \c \* Arabic \* MERGEFORMAT </w:instrText>
      </w:r>
      <w:r w:rsidRPr="006432F4">
        <w:rPr>
          <w:rFonts w:ascii="Times New Roman" w:hAnsi="Times New Roman" w:cs="Times New Roman"/>
        </w:rPr>
        <w:fldChar w:fldCharType="separate"/>
      </w:r>
      <w:r w:rsidR="00D92CA1" w:rsidRPr="006432F4">
        <w:rPr>
          <w:rFonts w:ascii="Times New Roman" w:hAnsi="Times New Roman" w:cs="Times New Roman"/>
          <w:noProof/>
        </w:rPr>
        <w:instrText>9</w:instrText>
      </w:r>
      <w:r w:rsidRPr="006432F4">
        <w:rPr>
          <w:rFonts w:ascii="Times New Roman" w:hAnsi="Times New Roman" w:cs="Times New Roman"/>
        </w:rPr>
        <w:fldChar w:fldCharType="end"/>
      </w:r>
      <w:r w:rsidRPr="006432F4">
        <w:rPr>
          <w:rFonts w:ascii="Times New Roman" w:hAnsi="Times New Roman" w:cs="Times New Roman"/>
        </w:rPr>
        <w:instrText>)</w:instrText>
      </w:r>
      <w:r w:rsidRPr="006432F4">
        <w:rPr>
          <w:rFonts w:ascii="Times New Roman" w:hAnsi="Times New Roman" w:cs="Times New Roman"/>
        </w:rPr>
        <w:fldChar w:fldCharType="end"/>
      </w:r>
    </w:p>
    <w:p w:rsidR="00B57B38" w:rsidRPr="006432F4" w:rsidRDefault="00B57B38" w:rsidP="003751B6">
      <w:pPr>
        <w:ind w:firstLineChars="200" w:firstLine="420"/>
        <w:rPr>
          <w:rFonts w:ascii="Times New Roman" w:hAnsi="Times New Roman"/>
          <w:szCs w:val="21"/>
        </w:rPr>
      </w:pPr>
      <w:r w:rsidRPr="006432F4">
        <w:rPr>
          <w:rFonts w:ascii="Times New Roman" w:hAnsi="Times New Roman" w:hint="eastAsia"/>
          <w:szCs w:val="21"/>
        </w:rPr>
        <w:t>显然</w:t>
      </w:r>
      <w:r w:rsidRPr="006432F4">
        <w:rPr>
          <w:rFonts w:ascii="Times New Roman" w:hAnsi="Times New Roman"/>
          <w:position w:val="-6"/>
          <w:szCs w:val="21"/>
        </w:rPr>
        <w:object w:dxaOrig="580" w:dyaOrig="320">
          <v:shape id="_x0000_i1099" type="#_x0000_t75" style="width:28.5pt;height:16.5pt" o:ole="">
            <v:imagedata r:id="rId150" o:title=""/>
          </v:shape>
          <o:OLEObject Type="Embed" ProgID="Equation.DSMT4" ShapeID="_x0000_i1099" DrawAspect="Content" ObjectID="_1652006504" r:id="rId151"/>
        </w:object>
      </w:r>
      <w:r w:rsidRPr="006432F4">
        <w:rPr>
          <w:rFonts w:ascii="Times New Roman" w:hAnsi="Times New Roman"/>
          <w:szCs w:val="21"/>
        </w:rPr>
        <w:t>为二维空间中的连续</w:t>
      </w:r>
      <w:r w:rsidRPr="006432F4">
        <w:rPr>
          <w:rFonts w:ascii="Times New Roman" w:hAnsi="Times New Roman" w:hint="eastAsia"/>
          <w:szCs w:val="21"/>
        </w:rPr>
        <w:t>P</w:t>
      </w:r>
      <w:r w:rsidRPr="006432F4">
        <w:rPr>
          <w:rFonts w:ascii="Times New Roman" w:hAnsi="Times New Roman"/>
          <w:szCs w:val="21"/>
        </w:rPr>
        <w:t>WL</w:t>
      </w:r>
      <w:r w:rsidRPr="006432F4">
        <w:rPr>
          <w:rFonts w:ascii="Times New Roman" w:hAnsi="Times New Roman"/>
          <w:szCs w:val="21"/>
        </w:rPr>
        <w:t>凸函数</w:t>
      </w:r>
      <w:r w:rsidRPr="006432F4">
        <w:rPr>
          <w:rFonts w:ascii="Times New Roman" w:hAnsi="Times New Roman" w:hint="eastAsia"/>
          <w:szCs w:val="21"/>
        </w:rPr>
        <w:t>，</w:t>
      </w:r>
      <w:r w:rsidRPr="006432F4">
        <w:rPr>
          <w:rFonts w:ascii="Times New Roman" w:hAnsi="Times New Roman"/>
          <w:szCs w:val="21"/>
        </w:rPr>
        <w:t>由于</w:t>
      </w:r>
      <w:r w:rsidRPr="006432F4">
        <w:rPr>
          <w:rFonts w:ascii="Times New Roman" w:hAnsi="Times New Roman"/>
          <w:position w:val="-6"/>
          <w:szCs w:val="21"/>
        </w:rPr>
        <w:object w:dxaOrig="560" w:dyaOrig="320">
          <v:shape id="_x0000_i1100" type="#_x0000_t75" style="width:28.5pt;height:16.5pt" o:ole="">
            <v:imagedata r:id="rId152" o:title=""/>
          </v:shape>
          <o:OLEObject Type="Embed" ProgID="Equation.DSMT4" ShapeID="_x0000_i1100" DrawAspect="Content" ObjectID="_1652006505" r:id="rId153"/>
        </w:object>
      </w:r>
      <w:r w:rsidRPr="006432F4">
        <w:rPr>
          <w:rFonts w:ascii="Times New Roman" w:hAnsi="Times New Roman"/>
          <w:szCs w:val="21"/>
        </w:rPr>
        <w:t>可以写为</w:t>
      </w:r>
      <w:r w:rsidRPr="006432F4">
        <w:rPr>
          <w:rFonts w:ascii="Times New Roman" w:hAnsi="Times New Roman"/>
          <w:position w:val="-6"/>
          <w:szCs w:val="21"/>
        </w:rPr>
        <w:object w:dxaOrig="900" w:dyaOrig="320">
          <v:shape id="_x0000_i1101" type="#_x0000_t75" style="width:45pt;height:16.5pt" o:ole="">
            <v:imagedata r:id="rId154" o:title=""/>
          </v:shape>
          <o:OLEObject Type="Embed" ProgID="Equation.DSMT4" ShapeID="_x0000_i1101" DrawAspect="Content" ObjectID="_1652006506" r:id="rId155"/>
        </w:object>
      </w:r>
      <w:r w:rsidRPr="006432F4">
        <w:rPr>
          <w:rFonts w:ascii="Times New Roman" w:hAnsi="Times New Roman"/>
          <w:szCs w:val="21"/>
        </w:rPr>
        <w:t xml:space="preserve"> </w:t>
      </w:r>
      <w:r w:rsidRPr="006432F4">
        <w:rPr>
          <w:rFonts w:ascii="Times New Roman" w:hAnsi="Times New Roman"/>
          <w:szCs w:val="21"/>
        </w:rPr>
        <w:t>即</w:t>
      </w:r>
      <w:r w:rsidRPr="006432F4">
        <w:rPr>
          <w:rFonts w:ascii="Times New Roman" w:hAnsi="Times New Roman"/>
          <w:position w:val="-12"/>
          <w:szCs w:val="21"/>
        </w:rPr>
        <w:object w:dxaOrig="3840" w:dyaOrig="380">
          <v:shape id="_x0000_i1102" type="#_x0000_t75" style="width:191.5pt;height:19pt" o:ole="">
            <v:imagedata r:id="rId156" o:title=""/>
          </v:shape>
          <o:OLEObject Type="Embed" ProgID="Equation.DSMT4" ShapeID="_x0000_i1102" DrawAspect="Content" ObjectID="_1652006507" r:id="rId157"/>
        </w:object>
      </w:r>
      <w:r w:rsidRPr="006432F4">
        <w:rPr>
          <w:rFonts w:ascii="Times New Roman" w:hAnsi="Times New Roman"/>
          <w:szCs w:val="21"/>
        </w:rPr>
        <w:t>的形式</w:t>
      </w:r>
      <w:r w:rsidRPr="006432F4">
        <w:rPr>
          <w:rFonts w:ascii="Times New Roman" w:hAnsi="Times New Roman" w:hint="eastAsia"/>
          <w:szCs w:val="21"/>
        </w:rPr>
        <w:t>，且</w:t>
      </w:r>
      <w:r w:rsidRPr="006432F4">
        <w:rPr>
          <w:rFonts w:ascii="Times New Roman" w:hAnsi="Times New Roman"/>
          <w:position w:val="-6"/>
          <w:szCs w:val="21"/>
        </w:rPr>
        <w:object w:dxaOrig="1500" w:dyaOrig="320">
          <v:shape id="_x0000_i1103" type="#_x0000_t75" style="width:74.5pt;height:16.5pt" o:ole="">
            <v:imagedata r:id="rId158" o:title=""/>
          </v:shape>
          <o:OLEObject Type="Embed" ProgID="Equation.DSMT4" ShapeID="_x0000_i1103" DrawAspect="Content" ObjectID="_1652006508" r:id="rId159"/>
        </w:object>
      </w:r>
      <w:r w:rsidRPr="006432F4">
        <w:rPr>
          <w:rFonts w:ascii="Times New Roman" w:hAnsi="Times New Roman" w:hint="eastAsia"/>
          <w:szCs w:val="21"/>
        </w:rPr>
        <w:t>，</w:t>
      </w:r>
      <w:r w:rsidRPr="006432F4">
        <w:rPr>
          <w:rFonts w:ascii="Times New Roman" w:hAnsi="Times New Roman"/>
          <w:szCs w:val="21"/>
        </w:rPr>
        <w:t>所以</w:t>
      </w:r>
      <w:r w:rsidRPr="006432F4">
        <w:rPr>
          <w:rFonts w:ascii="Times New Roman" w:hAnsi="Times New Roman" w:hint="eastAsia"/>
          <w:szCs w:val="21"/>
        </w:rPr>
        <w:t>根据两个</w:t>
      </w:r>
      <w:r w:rsidRPr="006432F4">
        <w:rPr>
          <w:rFonts w:ascii="Times New Roman" w:hAnsi="Times New Roman" w:hint="eastAsia"/>
          <w:szCs w:val="21"/>
        </w:rPr>
        <w:t>P</w:t>
      </w:r>
      <w:r w:rsidRPr="006432F4">
        <w:rPr>
          <w:rFonts w:ascii="Times New Roman" w:hAnsi="Times New Roman"/>
          <w:szCs w:val="21"/>
        </w:rPr>
        <w:t>WL</w:t>
      </w:r>
      <w:r w:rsidRPr="006432F4">
        <w:rPr>
          <w:rFonts w:ascii="Times New Roman" w:hAnsi="Times New Roman"/>
          <w:szCs w:val="21"/>
        </w:rPr>
        <w:t>函数的复合仍为</w:t>
      </w:r>
      <w:r w:rsidRPr="006432F4">
        <w:rPr>
          <w:rFonts w:ascii="Times New Roman" w:hAnsi="Times New Roman" w:hint="eastAsia"/>
          <w:szCs w:val="21"/>
        </w:rPr>
        <w:t>P</w:t>
      </w:r>
      <w:r w:rsidRPr="006432F4">
        <w:rPr>
          <w:rFonts w:ascii="Times New Roman" w:hAnsi="Times New Roman"/>
          <w:szCs w:val="21"/>
        </w:rPr>
        <w:t>WL</w:t>
      </w:r>
      <w:r w:rsidRPr="006432F4">
        <w:rPr>
          <w:rFonts w:ascii="Times New Roman" w:hAnsi="Times New Roman"/>
          <w:szCs w:val="21"/>
        </w:rPr>
        <w:t>函数可知</w:t>
      </w:r>
      <w:r w:rsidRPr="006432F4">
        <w:rPr>
          <w:rFonts w:ascii="Times New Roman" w:hAnsi="Times New Roman"/>
          <w:position w:val="-6"/>
          <w:szCs w:val="21"/>
        </w:rPr>
        <w:object w:dxaOrig="560" w:dyaOrig="320">
          <v:shape id="_x0000_i1104" type="#_x0000_t75" style="width:28.5pt;height:16.5pt" o:ole="">
            <v:imagedata r:id="rId152" o:title=""/>
          </v:shape>
          <o:OLEObject Type="Embed" ProgID="Equation.DSMT4" ShapeID="_x0000_i1104" DrawAspect="Content" ObjectID="_1652006509" r:id="rId160"/>
        </w:object>
      </w:r>
      <w:r w:rsidRPr="006432F4">
        <w:rPr>
          <w:rFonts w:ascii="Times New Roman" w:hAnsi="Times New Roman"/>
          <w:szCs w:val="21"/>
        </w:rPr>
        <w:t>仍为连续</w:t>
      </w:r>
      <w:r w:rsidRPr="006432F4">
        <w:rPr>
          <w:rFonts w:ascii="Times New Roman" w:hAnsi="Times New Roman"/>
          <w:szCs w:val="21"/>
        </w:rPr>
        <w:t>PWL</w:t>
      </w:r>
      <w:r w:rsidRPr="006432F4">
        <w:rPr>
          <w:rFonts w:ascii="Times New Roman" w:hAnsi="Times New Roman"/>
          <w:szCs w:val="21"/>
        </w:rPr>
        <w:t>凸函数</w:t>
      </w:r>
      <w:r w:rsidRPr="006432F4">
        <w:rPr>
          <w:rFonts w:ascii="Times New Roman" w:hAnsi="Times New Roman" w:hint="eastAsia"/>
          <w:szCs w:val="21"/>
        </w:rPr>
        <w:t>，进一步地，</w:t>
      </w:r>
      <w:r w:rsidRPr="006432F4">
        <w:rPr>
          <w:rFonts w:ascii="Times New Roman" w:hAnsi="Times New Roman"/>
          <w:szCs w:val="21"/>
        </w:rPr>
        <w:t>由链式迭代公式可推得</w:t>
      </w:r>
      <w:r w:rsidRPr="006432F4">
        <w:rPr>
          <w:rFonts w:ascii="Times New Roman" w:hAnsi="Times New Roman"/>
          <w:position w:val="-6"/>
          <w:szCs w:val="21"/>
        </w:rPr>
        <w:object w:dxaOrig="580" w:dyaOrig="320">
          <v:shape id="_x0000_i1105" type="#_x0000_t75" style="width:28.5pt;height:16.5pt" o:ole="">
            <v:imagedata r:id="rId161" o:title=""/>
          </v:shape>
          <o:OLEObject Type="Embed" ProgID="Equation.DSMT4" ShapeID="_x0000_i1105" DrawAspect="Content" ObjectID="_1652006510" r:id="rId162"/>
        </w:object>
      </w:r>
      <w:r w:rsidRPr="006432F4">
        <w:rPr>
          <w:rFonts w:ascii="Times New Roman" w:hAnsi="Times New Roman"/>
          <w:szCs w:val="21"/>
        </w:rPr>
        <w:t>为</w:t>
      </w:r>
      <w:r w:rsidRPr="006432F4">
        <w:rPr>
          <w:rFonts w:ascii="Times New Roman" w:hAnsi="Times New Roman"/>
          <w:position w:val="-6"/>
          <w:szCs w:val="21"/>
        </w:rPr>
        <w:object w:dxaOrig="200" w:dyaOrig="279">
          <v:shape id="_x0000_i1106" type="#_x0000_t75" style="width:9.5pt;height:13.5pt" o:ole="">
            <v:imagedata r:id="rId163" o:title=""/>
          </v:shape>
          <o:OLEObject Type="Embed" ProgID="Equation.DSMT4" ShapeID="_x0000_i1106" DrawAspect="Content" ObjectID="_1652006511" r:id="rId164"/>
        </w:object>
      </w:r>
      <w:r w:rsidRPr="006432F4">
        <w:rPr>
          <w:rFonts w:ascii="Times New Roman" w:hAnsi="Times New Roman"/>
          <w:szCs w:val="21"/>
        </w:rPr>
        <w:t>维空间中的连续</w:t>
      </w:r>
      <w:r w:rsidRPr="006432F4">
        <w:rPr>
          <w:rFonts w:ascii="Times New Roman" w:hAnsi="Times New Roman" w:hint="eastAsia"/>
          <w:szCs w:val="21"/>
        </w:rPr>
        <w:t>P</w:t>
      </w:r>
      <w:r w:rsidRPr="006432F4">
        <w:rPr>
          <w:rFonts w:ascii="Times New Roman" w:hAnsi="Times New Roman"/>
          <w:szCs w:val="21"/>
        </w:rPr>
        <w:t>WL</w:t>
      </w:r>
      <w:r w:rsidRPr="006432F4">
        <w:rPr>
          <w:rFonts w:ascii="Times New Roman" w:hAnsi="Times New Roman"/>
          <w:szCs w:val="21"/>
        </w:rPr>
        <w:t>凸函数</w:t>
      </w:r>
      <w:r w:rsidRPr="006432F4">
        <w:rPr>
          <w:rFonts w:ascii="Times New Roman" w:hAnsi="Times New Roman" w:hint="eastAsia"/>
          <w:szCs w:val="21"/>
        </w:rPr>
        <w:t>。</w:t>
      </w:r>
    </w:p>
    <w:p w:rsidR="00B57B38" w:rsidRDefault="00B57B38" w:rsidP="003751B6">
      <w:pPr>
        <w:ind w:firstLineChars="200" w:firstLine="420"/>
        <w:rPr>
          <w:rFonts w:ascii="Times New Roman" w:hAnsi="Times New Roman"/>
          <w:szCs w:val="21"/>
        </w:rPr>
      </w:pPr>
      <w:r w:rsidRPr="006432F4">
        <w:rPr>
          <w:rFonts w:ascii="Times New Roman" w:hAnsi="Times New Roman" w:hint="eastAsia"/>
          <w:szCs w:val="21"/>
        </w:rPr>
        <w:lastRenderedPageBreak/>
        <w:t>W</w:t>
      </w:r>
      <w:r w:rsidRPr="006432F4">
        <w:rPr>
          <w:rFonts w:ascii="Times New Roman" w:hAnsi="Times New Roman"/>
          <w:szCs w:val="21"/>
        </w:rPr>
        <w:t>ang</w:t>
      </w:r>
      <w:r w:rsidRPr="006432F4">
        <w:rPr>
          <w:rFonts w:ascii="Times New Roman" w:hAnsi="Times New Roman" w:hint="eastAsia"/>
          <w:szCs w:val="21"/>
        </w:rPr>
        <w:t>（</w:t>
      </w:r>
      <w:r w:rsidRPr="006432F4">
        <w:rPr>
          <w:rFonts w:ascii="Times New Roman" w:hAnsi="Times New Roman" w:hint="eastAsia"/>
          <w:szCs w:val="21"/>
        </w:rPr>
        <w:t>2</w:t>
      </w:r>
      <w:r w:rsidRPr="006432F4">
        <w:rPr>
          <w:rFonts w:ascii="Times New Roman" w:hAnsi="Times New Roman"/>
          <w:szCs w:val="21"/>
        </w:rPr>
        <w:t>004</w:t>
      </w:r>
      <w:r w:rsidRPr="006432F4">
        <w:rPr>
          <w:rFonts w:ascii="Times New Roman" w:hAnsi="Times New Roman" w:hint="eastAsia"/>
          <w:szCs w:val="21"/>
        </w:rPr>
        <w:t>）将连续</w:t>
      </w:r>
      <w:r w:rsidRPr="006432F4">
        <w:rPr>
          <w:rFonts w:ascii="Times New Roman" w:hAnsi="Times New Roman" w:hint="eastAsia"/>
          <w:szCs w:val="21"/>
        </w:rPr>
        <w:t>P</w:t>
      </w:r>
      <w:r w:rsidRPr="006432F4">
        <w:rPr>
          <w:rFonts w:ascii="Times New Roman" w:hAnsi="Times New Roman"/>
          <w:szCs w:val="21"/>
        </w:rPr>
        <w:t>WL</w:t>
      </w:r>
      <w:r w:rsidRPr="006432F4">
        <w:rPr>
          <w:rFonts w:ascii="Times New Roman" w:hAnsi="Times New Roman"/>
          <w:szCs w:val="21"/>
        </w:rPr>
        <w:t>函数表示为</w:t>
      </w:r>
      <w:r w:rsidRPr="006432F4">
        <w:rPr>
          <w:rFonts w:ascii="Times New Roman" w:hAnsi="Times New Roman"/>
          <w:szCs w:val="21"/>
        </w:rPr>
        <w:t>lattice</w:t>
      </w:r>
      <w:r w:rsidRPr="006432F4">
        <w:rPr>
          <w:rFonts w:ascii="Times New Roman" w:hAnsi="Times New Roman"/>
          <w:szCs w:val="21"/>
        </w:rPr>
        <w:t>形式并证明了连续</w:t>
      </w:r>
      <w:r w:rsidRPr="006432F4">
        <w:rPr>
          <w:rFonts w:ascii="Times New Roman" w:hAnsi="Times New Roman"/>
          <w:szCs w:val="21"/>
        </w:rPr>
        <w:t>PWL</w:t>
      </w:r>
      <w:r w:rsidRPr="006432F4">
        <w:rPr>
          <w:rFonts w:ascii="Times New Roman" w:hAnsi="Times New Roman"/>
          <w:szCs w:val="21"/>
        </w:rPr>
        <w:t>函数可以表示为两个凸</w:t>
      </w:r>
      <w:r w:rsidRPr="006432F4">
        <w:rPr>
          <w:rFonts w:ascii="Times New Roman" w:hAnsi="Times New Roman" w:hint="eastAsia"/>
          <w:szCs w:val="21"/>
        </w:rPr>
        <w:t>P</w:t>
      </w:r>
      <w:r w:rsidRPr="006432F4">
        <w:rPr>
          <w:rFonts w:ascii="Times New Roman" w:hAnsi="Times New Roman"/>
          <w:szCs w:val="21"/>
        </w:rPr>
        <w:t>WL</w:t>
      </w:r>
      <w:r w:rsidRPr="006432F4">
        <w:rPr>
          <w:rFonts w:ascii="Times New Roman" w:hAnsi="Times New Roman"/>
          <w:szCs w:val="21"/>
        </w:rPr>
        <w:t>函数之差的形式</w:t>
      </w:r>
      <w:r w:rsidRPr="006432F4">
        <w:rPr>
          <w:rFonts w:ascii="Times New Roman" w:hAnsi="Times New Roman" w:hint="eastAsia"/>
          <w:szCs w:val="21"/>
        </w:rPr>
        <w:t>，</w:t>
      </w:r>
      <w:r w:rsidRPr="006432F4">
        <w:rPr>
          <w:rFonts w:ascii="Times New Roman" w:hAnsi="Times New Roman"/>
          <w:szCs w:val="21"/>
        </w:rPr>
        <w:t>因此理论上可以用两个</w:t>
      </w:r>
      <w:r w:rsidRPr="006432F4">
        <w:rPr>
          <w:rFonts w:ascii="Times New Roman" w:hAnsi="Times New Roman" w:hint="eastAsia"/>
          <w:szCs w:val="21"/>
        </w:rPr>
        <w:t>Maxout</w:t>
      </w:r>
      <w:r w:rsidRPr="006432F4">
        <w:rPr>
          <w:rFonts w:ascii="Times New Roman" w:hAnsi="Times New Roman" w:hint="eastAsia"/>
          <w:szCs w:val="21"/>
        </w:rPr>
        <w:t>单元之差来逼近任意</w:t>
      </w:r>
      <w:r w:rsidRPr="006432F4">
        <w:rPr>
          <w:rFonts w:ascii="Times New Roman" w:hAnsi="Times New Roman" w:hint="eastAsia"/>
          <w:szCs w:val="21"/>
        </w:rPr>
        <w:t>P</w:t>
      </w:r>
      <w:r w:rsidRPr="006432F4">
        <w:rPr>
          <w:rFonts w:ascii="Times New Roman" w:hAnsi="Times New Roman"/>
          <w:szCs w:val="21"/>
        </w:rPr>
        <w:t>WL</w:t>
      </w:r>
      <w:r w:rsidRPr="006432F4">
        <w:rPr>
          <w:rFonts w:ascii="Times New Roman" w:hAnsi="Times New Roman"/>
          <w:szCs w:val="21"/>
        </w:rPr>
        <w:t>函数</w:t>
      </w:r>
      <w:r w:rsidRPr="006432F4">
        <w:rPr>
          <w:rFonts w:ascii="Times New Roman" w:hAnsi="Times New Roman" w:hint="eastAsia"/>
          <w:szCs w:val="21"/>
        </w:rPr>
        <w:t>，</w:t>
      </w:r>
      <w:r w:rsidRPr="006432F4">
        <w:rPr>
          <w:rFonts w:ascii="Times New Roman" w:hAnsi="Times New Roman"/>
          <w:szCs w:val="21"/>
        </w:rPr>
        <w:t>进而用</w:t>
      </w:r>
      <w:r w:rsidRPr="006432F4">
        <w:rPr>
          <w:rFonts w:ascii="Times New Roman" w:hAnsi="Times New Roman" w:hint="eastAsia"/>
          <w:szCs w:val="21"/>
        </w:rPr>
        <w:t>P</w:t>
      </w:r>
      <w:r w:rsidRPr="006432F4">
        <w:rPr>
          <w:rFonts w:ascii="Times New Roman" w:hAnsi="Times New Roman"/>
          <w:szCs w:val="21"/>
        </w:rPr>
        <w:t>WL</w:t>
      </w:r>
      <w:r w:rsidRPr="006432F4">
        <w:rPr>
          <w:rFonts w:ascii="Times New Roman" w:hAnsi="Times New Roman"/>
          <w:szCs w:val="21"/>
        </w:rPr>
        <w:t>函数近似任意的连续函数</w:t>
      </w:r>
      <w:r w:rsidRPr="006432F4">
        <w:rPr>
          <w:rFonts w:ascii="Times New Roman" w:hAnsi="Times New Roman" w:hint="eastAsia"/>
          <w:szCs w:val="21"/>
        </w:rPr>
        <w:t>。</w:t>
      </w:r>
    </w:p>
    <w:p w:rsidR="00B81393" w:rsidRPr="006432F4" w:rsidRDefault="00B81393" w:rsidP="00B81393">
      <w:pPr>
        <w:pStyle w:val="a4"/>
        <w:spacing w:line="360" w:lineRule="auto"/>
        <w:ind w:firstLine="480"/>
        <w:jc w:val="center"/>
        <w:rPr>
          <w:noProof/>
        </w:rPr>
      </w:pPr>
      <w:r w:rsidRPr="006432F4">
        <w:rPr>
          <w:noProof/>
        </w:rPr>
        <w:drawing>
          <wp:inline distT="0" distB="0" distL="0" distR="0" wp14:anchorId="44A7C567" wp14:editId="734CE45A">
            <wp:extent cx="2575840" cy="1860606"/>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592746" cy="1872818"/>
                    </a:xfrm>
                    <a:prstGeom prst="rect">
                      <a:avLst/>
                    </a:prstGeom>
                  </pic:spPr>
                </pic:pic>
              </a:graphicData>
            </a:graphic>
          </wp:inline>
        </w:drawing>
      </w:r>
    </w:p>
    <w:p w:rsidR="00B81393" w:rsidRPr="00B81393" w:rsidRDefault="00B81393" w:rsidP="00B81393">
      <w:pPr>
        <w:pStyle w:val="a4"/>
        <w:spacing w:line="360" w:lineRule="auto"/>
        <w:ind w:firstLine="360"/>
        <w:jc w:val="center"/>
        <w:rPr>
          <w:noProof/>
          <w:sz w:val="18"/>
          <w:szCs w:val="18"/>
        </w:rPr>
      </w:pPr>
      <w:r w:rsidRPr="006432F4">
        <w:rPr>
          <w:noProof/>
          <w:sz w:val="18"/>
          <w:szCs w:val="18"/>
        </w:rPr>
        <w:t>图</w:t>
      </w:r>
      <w:r w:rsidRPr="006432F4">
        <w:rPr>
          <w:rFonts w:hint="eastAsia"/>
          <w:noProof/>
          <w:sz w:val="18"/>
          <w:szCs w:val="18"/>
        </w:rPr>
        <w:t>1</w:t>
      </w:r>
      <w:r w:rsidRPr="006432F4">
        <w:rPr>
          <w:noProof/>
          <w:sz w:val="18"/>
          <w:szCs w:val="18"/>
        </w:rPr>
        <w:t>.2 Mlpconv</w:t>
      </w:r>
      <w:r w:rsidRPr="006432F4">
        <w:rPr>
          <w:noProof/>
          <w:sz w:val="18"/>
          <w:szCs w:val="18"/>
        </w:rPr>
        <w:t>层</w:t>
      </w:r>
      <w:r w:rsidRPr="006432F4">
        <w:rPr>
          <w:rFonts w:hint="eastAsia"/>
          <w:noProof/>
          <w:sz w:val="18"/>
          <w:szCs w:val="18"/>
        </w:rPr>
        <w:t>（据</w:t>
      </w:r>
      <w:r w:rsidRPr="006432F4">
        <w:rPr>
          <w:rFonts w:hint="eastAsia"/>
          <w:noProof/>
          <w:sz w:val="18"/>
          <w:szCs w:val="18"/>
        </w:rPr>
        <w:t>Lin</w:t>
      </w:r>
      <w:r w:rsidRPr="006432F4">
        <w:rPr>
          <w:noProof/>
          <w:sz w:val="18"/>
          <w:szCs w:val="18"/>
        </w:rPr>
        <w:t>等</w:t>
      </w:r>
      <w:r w:rsidRPr="006432F4">
        <w:rPr>
          <w:rFonts w:hint="eastAsia"/>
          <w:noProof/>
          <w:sz w:val="18"/>
          <w:szCs w:val="18"/>
        </w:rPr>
        <w:t>，</w:t>
      </w:r>
      <w:r w:rsidRPr="006432F4">
        <w:rPr>
          <w:rFonts w:hint="eastAsia"/>
          <w:noProof/>
          <w:sz w:val="18"/>
          <w:szCs w:val="18"/>
        </w:rPr>
        <w:t>2</w:t>
      </w:r>
      <w:r w:rsidRPr="006432F4">
        <w:rPr>
          <w:noProof/>
          <w:sz w:val="18"/>
          <w:szCs w:val="18"/>
        </w:rPr>
        <w:t>013</w:t>
      </w:r>
      <w:r w:rsidRPr="006432F4">
        <w:rPr>
          <w:rFonts w:hint="eastAsia"/>
          <w:noProof/>
          <w:sz w:val="18"/>
          <w:szCs w:val="18"/>
        </w:rPr>
        <w:t>）</w:t>
      </w:r>
    </w:p>
    <w:p w:rsidR="00335912" w:rsidRPr="006432F4" w:rsidRDefault="003751B6" w:rsidP="008D21D5">
      <w:pPr>
        <w:ind w:firstLineChars="200" w:firstLine="420"/>
        <w:rPr>
          <w:rFonts w:ascii="Times New Roman" w:hAnsi="Times New Roman"/>
          <w:szCs w:val="21"/>
        </w:rPr>
      </w:pPr>
      <w:r w:rsidRPr="006432F4">
        <w:rPr>
          <w:rFonts w:ascii="Times New Roman" w:hAnsi="Times New Roman"/>
          <w:szCs w:val="21"/>
        </w:rPr>
        <w:t>Maxout</w:t>
      </w:r>
      <w:r w:rsidRPr="006432F4">
        <w:rPr>
          <w:rFonts w:ascii="Times New Roman" w:hAnsi="Times New Roman"/>
          <w:szCs w:val="21"/>
        </w:rPr>
        <w:t>在神经网络中的实际作用相当于一个激活函数</w:t>
      </w:r>
      <w:r w:rsidRPr="006432F4">
        <w:rPr>
          <w:rFonts w:ascii="Times New Roman" w:hAnsi="Times New Roman" w:hint="eastAsia"/>
          <w:szCs w:val="21"/>
        </w:rPr>
        <w:t>，</w:t>
      </w:r>
      <w:r w:rsidRPr="006432F4">
        <w:rPr>
          <w:rFonts w:ascii="Times New Roman" w:hAnsi="Times New Roman"/>
          <w:szCs w:val="21"/>
        </w:rPr>
        <w:t>但从架构上讲其更像一个特殊的内置网络结构</w:t>
      </w:r>
      <w:r w:rsidRPr="006432F4">
        <w:rPr>
          <w:rFonts w:ascii="Times New Roman" w:hAnsi="Times New Roman" w:hint="eastAsia"/>
          <w:szCs w:val="21"/>
        </w:rPr>
        <w:t>。与</w:t>
      </w:r>
      <w:r w:rsidRPr="006432F4">
        <w:rPr>
          <w:rFonts w:ascii="Times New Roman" w:hAnsi="Times New Roman" w:hint="eastAsia"/>
          <w:szCs w:val="21"/>
        </w:rPr>
        <w:t>Maxout</w:t>
      </w:r>
      <w:r w:rsidRPr="006432F4">
        <w:rPr>
          <w:rFonts w:ascii="Times New Roman" w:hAnsi="Times New Roman" w:hint="eastAsia"/>
          <w:szCs w:val="21"/>
        </w:rPr>
        <w:t>的“网络内嵌”思想相类似，</w:t>
      </w:r>
      <w:r w:rsidRPr="006432F4">
        <w:rPr>
          <w:rFonts w:ascii="Times New Roman" w:hAnsi="Times New Roman" w:hint="eastAsia"/>
          <w:szCs w:val="21"/>
        </w:rPr>
        <w:t>NIN</w:t>
      </w:r>
      <w:r w:rsidRPr="006432F4">
        <w:rPr>
          <w:rFonts w:ascii="Times New Roman" w:hAnsi="Times New Roman"/>
          <w:szCs w:val="21"/>
        </w:rPr>
        <w:t xml:space="preserve"> </w:t>
      </w:r>
      <w:r w:rsidRPr="006432F4">
        <w:rPr>
          <w:rFonts w:ascii="Times New Roman" w:hAnsi="Times New Roman" w:hint="eastAsia"/>
          <w:szCs w:val="21"/>
        </w:rPr>
        <w:t>(Network</w:t>
      </w:r>
      <w:r w:rsidRPr="006432F4">
        <w:rPr>
          <w:rFonts w:ascii="Times New Roman" w:hAnsi="Times New Roman"/>
          <w:szCs w:val="21"/>
        </w:rPr>
        <w:t xml:space="preserve"> in Network)</w:t>
      </w:r>
      <w:r w:rsidRPr="006432F4">
        <w:rPr>
          <w:rFonts w:ascii="Times New Roman" w:hAnsi="Times New Roman" w:hint="eastAsia"/>
          <w:szCs w:val="21"/>
        </w:rPr>
        <w:t>（</w:t>
      </w:r>
      <w:r w:rsidRPr="006432F4">
        <w:rPr>
          <w:rFonts w:ascii="Times New Roman" w:hAnsi="Times New Roman" w:hint="eastAsia"/>
          <w:szCs w:val="21"/>
        </w:rPr>
        <w:t>Lin</w:t>
      </w:r>
      <w:r w:rsidRPr="006432F4">
        <w:rPr>
          <w:rFonts w:ascii="Times New Roman" w:hAnsi="Times New Roman"/>
          <w:szCs w:val="21"/>
        </w:rPr>
        <w:t xml:space="preserve"> et al., 2013</w:t>
      </w:r>
      <w:r w:rsidRPr="006432F4">
        <w:rPr>
          <w:rFonts w:ascii="Times New Roman" w:hAnsi="Times New Roman" w:hint="eastAsia"/>
          <w:szCs w:val="21"/>
        </w:rPr>
        <w:t>）中的</w:t>
      </w:r>
      <w:r w:rsidRPr="006432F4">
        <w:rPr>
          <w:rFonts w:ascii="Times New Roman" w:hAnsi="Times New Roman" w:hint="eastAsia"/>
          <w:szCs w:val="21"/>
        </w:rPr>
        <w:t>Mlpconv</w:t>
      </w:r>
      <w:r w:rsidRPr="006432F4">
        <w:rPr>
          <w:rFonts w:ascii="Times New Roman" w:hAnsi="Times New Roman" w:hint="eastAsia"/>
          <w:szCs w:val="21"/>
        </w:rPr>
        <w:t>层由</w:t>
      </w:r>
      <w:r w:rsidRPr="006432F4">
        <w:rPr>
          <w:rFonts w:ascii="Times New Roman" w:hAnsi="Times New Roman"/>
          <w:szCs w:val="21"/>
        </w:rPr>
        <w:t>多个</w:t>
      </w:r>
      <w:r w:rsidRPr="006432F4">
        <w:rPr>
          <w:rFonts w:ascii="Times New Roman" w:hAnsi="Times New Roman" w:hint="eastAsia"/>
          <w:szCs w:val="21"/>
        </w:rPr>
        <w:t>全连接</w:t>
      </w:r>
      <w:r w:rsidRPr="006432F4">
        <w:rPr>
          <w:rFonts w:ascii="Times New Roman" w:hAnsi="Times New Roman"/>
          <w:szCs w:val="21"/>
        </w:rPr>
        <w:t>层</w:t>
      </w:r>
      <w:r w:rsidRPr="006432F4">
        <w:rPr>
          <w:rFonts w:ascii="Times New Roman" w:hAnsi="Times New Roman" w:hint="eastAsia"/>
          <w:szCs w:val="21"/>
        </w:rPr>
        <w:t>+</w:t>
      </w:r>
      <w:r w:rsidRPr="006432F4">
        <w:rPr>
          <w:rFonts w:ascii="Times New Roman" w:hAnsi="Times New Roman"/>
          <w:szCs w:val="21"/>
        </w:rPr>
        <w:t>非线性激活函数的</w:t>
      </w:r>
      <w:r w:rsidRPr="006432F4">
        <w:rPr>
          <w:rFonts w:ascii="Times New Roman" w:hAnsi="Times New Roman" w:hint="eastAsia"/>
          <w:szCs w:val="21"/>
        </w:rPr>
        <w:t>MLP</w:t>
      </w:r>
      <w:r w:rsidRPr="006432F4">
        <w:rPr>
          <w:rFonts w:ascii="Times New Roman" w:hAnsi="Times New Roman"/>
          <w:szCs w:val="21"/>
        </w:rPr>
        <w:t xml:space="preserve"> </w:t>
      </w:r>
      <w:r w:rsidRPr="006432F4">
        <w:rPr>
          <w:rFonts w:ascii="Times New Roman" w:hAnsi="Times New Roman" w:hint="eastAsia"/>
          <w:szCs w:val="21"/>
        </w:rPr>
        <w:t>(</w:t>
      </w:r>
      <w:r w:rsidRPr="006432F4">
        <w:rPr>
          <w:rFonts w:ascii="Times New Roman" w:hAnsi="Times New Roman"/>
          <w:szCs w:val="21"/>
        </w:rPr>
        <w:t>Multilayer perceptron</w:t>
      </w:r>
      <w:r w:rsidRPr="006432F4">
        <w:rPr>
          <w:rFonts w:ascii="Times New Roman" w:hAnsi="Times New Roman" w:hint="eastAsia"/>
          <w:szCs w:val="21"/>
        </w:rPr>
        <w:t>,</w:t>
      </w:r>
      <w:r w:rsidRPr="006432F4">
        <w:rPr>
          <w:rFonts w:ascii="Times New Roman" w:hAnsi="Times New Roman"/>
          <w:szCs w:val="21"/>
        </w:rPr>
        <w:t xml:space="preserve"> </w:t>
      </w:r>
      <w:r w:rsidRPr="006432F4">
        <w:rPr>
          <w:rFonts w:ascii="Times New Roman" w:hAnsi="Times New Roman"/>
          <w:szCs w:val="21"/>
        </w:rPr>
        <w:t>多层感知器</w:t>
      </w:r>
      <w:r w:rsidRPr="006432F4">
        <w:rPr>
          <w:rFonts w:ascii="Times New Roman" w:hAnsi="Times New Roman"/>
          <w:szCs w:val="21"/>
        </w:rPr>
        <w:t>)</w:t>
      </w:r>
      <w:r w:rsidRPr="006432F4">
        <w:rPr>
          <w:rFonts w:ascii="Times New Roman" w:hAnsi="Times New Roman"/>
          <w:szCs w:val="21"/>
        </w:rPr>
        <w:t>组合而成</w:t>
      </w:r>
      <w:r w:rsidRPr="006432F4">
        <w:rPr>
          <w:rFonts w:ascii="Times New Roman" w:hAnsi="Times New Roman" w:hint="eastAsia"/>
          <w:szCs w:val="21"/>
        </w:rPr>
        <w:t>，</w:t>
      </w:r>
      <w:r w:rsidRPr="006432F4">
        <w:rPr>
          <w:rFonts w:ascii="Times New Roman" w:hAnsi="Times New Roman"/>
          <w:szCs w:val="21"/>
        </w:rPr>
        <w:t>其与常规卷积层相连之后</w:t>
      </w:r>
      <w:r w:rsidRPr="006432F4">
        <w:rPr>
          <w:rFonts w:ascii="Times New Roman" w:hAnsi="Times New Roman" w:hint="eastAsia"/>
          <w:szCs w:val="21"/>
        </w:rPr>
        <w:t>，形成了由局部数据块到特征向量的非线性映射，进而滑动</w:t>
      </w:r>
      <w:r w:rsidRPr="006432F4">
        <w:rPr>
          <w:rFonts w:ascii="Times New Roman" w:hAnsi="Times New Roman" w:hint="eastAsia"/>
          <w:szCs w:val="21"/>
        </w:rPr>
        <w:t>MLP</w:t>
      </w:r>
      <w:r w:rsidRPr="006432F4">
        <w:rPr>
          <w:rFonts w:ascii="Times New Roman" w:hAnsi="Times New Roman" w:hint="eastAsia"/>
          <w:szCs w:val="21"/>
        </w:rPr>
        <w:t>（与卷积层操作类似）对输入数据进行扫描，</w:t>
      </w:r>
      <w:r w:rsidRPr="006432F4">
        <w:rPr>
          <w:rFonts w:ascii="Times New Roman" w:hAnsi="Times New Roman"/>
          <w:szCs w:val="21"/>
        </w:rPr>
        <w:t>使得特征图中的所有局部感受野能够共享多层感知器模型</w:t>
      </w:r>
      <w:r w:rsidR="00B81393">
        <w:rPr>
          <w:rFonts w:ascii="Times New Roman" w:hAnsi="Times New Roman" w:hint="eastAsia"/>
          <w:szCs w:val="21"/>
        </w:rPr>
        <w:t>，从实现</w:t>
      </w:r>
      <w:r w:rsidR="00B81393">
        <w:rPr>
          <w:rFonts w:ascii="Times New Roman" w:hAnsi="Times New Roman"/>
          <w:szCs w:val="21"/>
        </w:rPr>
        <w:t>上讲</w:t>
      </w:r>
      <w:r w:rsidR="00B81393">
        <w:rPr>
          <w:rFonts w:ascii="Times New Roman" w:hAnsi="Times New Roman" w:hint="eastAsia"/>
          <w:szCs w:val="21"/>
        </w:rPr>
        <w:t>M</w:t>
      </w:r>
      <w:r w:rsidR="00B81393">
        <w:rPr>
          <w:rFonts w:ascii="Times New Roman" w:hAnsi="Times New Roman"/>
          <w:szCs w:val="21"/>
        </w:rPr>
        <w:t>lpconv</w:t>
      </w:r>
      <w:r w:rsidR="00B81393">
        <w:rPr>
          <w:rFonts w:ascii="Times New Roman" w:hAnsi="Times New Roman" w:hint="eastAsia"/>
          <w:szCs w:val="21"/>
        </w:rPr>
        <w:t>相当于</w:t>
      </w:r>
      <w:r w:rsidR="00B81393">
        <w:rPr>
          <w:rFonts w:ascii="Times New Roman" w:hAnsi="Times New Roman"/>
          <w:szCs w:val="21"/>
        </w:rPr>
        <w:t>一个卷积核大小为</w:t>
      </w:r>
      <w:r w:rsidR="00B81393">
        <w:rPr>
          <w:rFonts w:ascii="Times New Roman" w:hAnsi="Times New Roman" w:hint="eastAsia"/>
          <w:szCs w:val="21"/>
        </w:rPr>
        <w:t>1</w:t>
      </w:r>
      <w:r w:rsidR="00B81393">
        <w:rPr>
          <w:rFonts w:ascii="Times New Roman" w:hAnsi="Times New Roman" w:hint="eastAsia"/>
          <w:szCs w:val="21"/>
        </w:rPr>
        <w:t>的</w:t>
      </w:r>
      <w:r w:rsidR="00B81393">
        <w:rPr>
          <w:rFonts w:ascii="Times New Roman" w:hAnsi="Times New Roman"/>
          <w:szCs w:val="21"/>
        </w:rPr>
        <w:t>卷积层。</w:t>
      </w:r>
      <w:r w:rsidRPr="006432F4">
        <w:rPr>
          <w:rFonts w:ascii="Times New Roman" w:hAnsi="Times New Roman" w:hint="eastAsia"/>
          <w:szCs w:val="21"/>
        </w:rPr>
        <w:t>这种由多级仿射变换、</w:t>
      </w:r>
      <w:r w:rsidRPr="006432F4">
        <w:rPr>
          <w:rFonts w:ascii="Times New Roman" w:hAnsi="Times New Roman" w:hint="eastAsia"/>
          <w:szCs w:val="21"/>
        </w:rPr>
        <w:t>ReLU</w:t>
      </w:r>
      <w:r w:rsidRPr="006432F4">
        <w:rPr>
          <w:rFonts w:ascii="Times New Roman" w:hAnsi="Times New Roman" w:hint="eastAsia"/>
          <w:szCs w:val="21"/>
        </w:rPr>
        <w:t>激活函数以及一个线性输出结构构成的卷积神经网络本质上也是一个</w:t>
      </w:r>
      <w:r w:rsidRPr="006432F4">
        <w:rPr>
          <w:rFonts w:ascii="Times New Roman" w:hAnsi="Times New Roman" w:hint="eastAsia"/>
          <w:szCs w:val="21"/>
        </w:rPr>
        <w:t>P</w:t>
      </w:r>
      <w:r w:rsidRPr="006432F4">
        <w:rPr>
          <w:rFonts w:ascii="Times New Roman" w:hAnsi="Times New Roman"/>
          <w:szCs w:val="21"/>
        </w:rPr>
        <w:t>WL</w:t>
      </w:r>
      <w:r w:rsidRPr="006432F4">
        <w:rPr>
          <w:rFonts w:ascii="Times New Roman" w:hAnsi="Times New Roman"/>
          <w:szCs w:val="21"/>
        </w:rPr>
        <w:t>函数</w:t>
      </w:r>
      <w:r w:rsidRPr="006432F4">
        <w:rPr>
          <w:rFonts w:ascii="Times New Roman" w:hAnsi="Times New Roman" w:hint="eastAsia"/>
          <w:szCs w:val="21"/>
        </w:rPr>
        <w:t>，同时</w:t>
      </w:r>
      <w:r w:rsidRPr="006432F4">
        <w:rPr>
          <w:rFonts w:ascii="Times New Roman" w:hAnsi="Times New Roman"/>
          <w:szCs w:val="21"/>
        </w:rPr>
        <w:t xml:space="preserve">Xu </w:t>
      </w:r>
      <w:r w:rsidRPr="006432F4">
        <w:rPr>
          <w:rFonts w:ascii="Times New Roman" w:hAnsi="Times New Roman" w:hint="eastAsia"/>
          <w:szCs w:val="21"/>
        </w:rPr>
        <w:t>&amp;</w:t>
      </w:r>
      <w:r w:rsidRPr="006432F4">
        <w:rPr>
          <w:rFonts w:ascii="Times New Roman" w:hAnsi="Times New Roman"/>
          <w:szCs w:val="21"/>
        </w:rPr>
        <w:t xml:space="preserve"> Wang</w:t>
      </w:r>
      <w:r w:rsidRPr="006432F4">
        <w:rPr>
          <w:rFonts w:ascii="Times New Roman" w:hAnsi="Times New Roman" w:hint="eastAsia"/>
          <w:szCs w:val="21"/>
        </w:rPr>
        <w:t>（</w:t>
      </w:r>
      <w:r w:rsidRPr="006432F4">
        <w:rPr>
          <w:rFonts w:ascii="Times New Roman" w:hAnsi="Times New Roman" w:hint="eastAsia"/>
          <w:szCs w:val="21"/>
        </w:rPr>
        <w:t>2</w:t>
      </w:r>
      <w:r w:rsidRPr="006432F4">
        <w:rPr>
          <w:rFonts w:ascii="Times New Roman" w:hAnsi="Times New Roman"/>
          <w:szCs w:val="21"/>
        </w:rPr>
        <w:t>018</w:t>
      </w:r>
      <w:r w:rsidRPr="006432F4">
        <w:rPr>
          <w:rFonts w:ascii="Times New Roman" w:hAnsi="Times New Roman" w:hint="eastAsia"/>
          <w:szCs w:val="21"/>
        </w:rPr>
        <w:t>）</w:t>
      </w:r>
      <w:r w:rsidRPr="006432F4">
        <w:rPr>
          <w:rFonts w:ascii="Times New Roman" w:hAnsi="Times New Roman"/>
          <w:szCs w:val="21"/>
        </w:rPr>
        <w:t>证明了深度最多为</w:t>
      </w:r>
      <w:r w:rsidRPr="006432F4">
        <w:rPr>
          <w:rFonts w:ascii="Times New Roman" w:hAnsi="Times New Roman"/>
          <w:position w:val="-12"/>
          <w:szCs w:val="21"/>
        </w:rPr>
        <w:object w:dxaOrig="1420" w:dyaOrig="360">
          <v:shape id="_x0000_i1107" type="#_x0000_t75" style="width:70.5pt;height:17.5pt" o:ole="">
            <v:imagedata r:id="rId166" o:title=""/>
          </v:shape>
          <o:OLEObject Type="Embed" ProgID="Equation.DSMT4" ShapeID="_x0000_i1107" DrawAspect="Content" ObjectID="_1652006512" r:id="rId167"/>
        </w:object>
      </w:r>
      <w:r w:rsidRPr="006432F4">
        <w:rPr>
          <w:rFonts w:ascii="Times New Roman" w:hAnsi="Times New Roman"/>
          <w:szCs w:val="21"/>
        </w:rPr>
        <w:t>层</w:t>
      </w:r>
      <w:r w:rsidRPr="006432F4">
        <w:rPr>
          <w:rFonts w:ascii="Times New Roman" w:hAnsi="Times New Roman" w:hint="eastAsia"/>
          <w:szCs w:val="21"/>
        </w:rPr>
        <w:t>（</w:t>
      </w:r>
      <w:r w:rsidRPr="006432F4">
        <w:rPr>
          <w:rFonts w:ascii="Times New Roman" w:hAnsi="Times New Roman"/>
          <w:position w:val="-12"/>
          <w:szCs w:val="21"/>
        </w:rPr>
        <w:object w:dxaOrig="1140" w:dyaOrig="360">
          <v:shape id="_x0000_i1108" type="#_x0000_t75" style="width:57pt;height:17.5pt" o:ole="">
            <v:imagedata r:id="rId168" o:title=""/>
          </v:shape>
          <o:OLEObject Type="Embed" ProgID="Equation.DSMT4" ShapeID="_x0000_i1108" DrawAspect="Content" ObjectID="_1652006513" r:id="rId169"/>
        </w:object>
      </w:r>
      <w:r w:rsidRPr="006432F4">
        <w:rPr>
          <w:rFonts w:ascii="Times New Roman" w:hAnsi="Times New Roman"/>
          <w:szCs w:val="21"/>
        </w:rPr>
        <w:t>个隐藏层</w:t>
      </w:r>
      <w:r w:rsidRPr="006432F4">
        <w:rPr>
          <w:rFonts w:ascii="Times New Roman" w:hAnsi="Times New Roman" w:hint="eastAsia"/>
          <w:szCs w:val="21"/>
        </w:rPr>
        <w:t>）的</w:t>
      </w:r>
      <w:r w:rsidRPr="006432F4">
        <w:rPr>
          <w:rFonts w:ascii="Times New Roman" w:hAnsi="Times New Roman" w:hint="eastAsia"/>
          <w:szCs w:val="21"/>
        </w:rPr>
        <w:t>R</w:t>
      </w:r>
      <w:r w:rsidRPr="006432F4">
        <w:rPr>
          <w:rFonts w:ascii="Times New Roman" w:hAnsi="Times New Roman"/>
          <w:szCs w:val="21"/>
        </w:rPr>
        <w:t>eLU DNN</w:t>
      </w:r>
      <w:r w:rsidRPr="006432F4">
        <w:rPr>
          <w:rFonts w:ascii="Times New Roman" w:hAnsi="Times New Roman" w:hint="eastAsia"/>
          <w:szCs w:val="21"/>
        </w:rPr>
        <w:t>即</w:t>
      </w:r>
      <w:r w:rsidRPr="006432F4">
        <w:rPr>
          <w:rFonts w:ascii="Times New Roman" w:hAnsi="Times New Roman"/>
          <w:szCs w:val="21"/>
        </w:rPr>
        <w:t>可表示任意</w:t>
      </w:r>
      <w:r w:rsidRPr="006432F4">
        <w:rPr>
          <w:rFonts w:ascii="Times New Roman" w:hAnsi="Times New Roman"/>
          <w:position w:val="-10"/>
          <w:szCs w:val="21"/>
        </w:rPr>
        <w:object w:dxaOrig="1660" w:dyaOrig="360">
          <v:shape id="_x0000_i1109" type="#_x0000_t75" style="width:83pt;height:17.5pt" o:ole="">
            <v:imagedata r:id="rId170" o:title=""/>
          </v:shape>
          <o:OLEObject Type="Embed" ProgID="Equation.DSMT4" ShapeID="_x0000_i1109" DrawAspect="Content" ObjectID="_1652006514" r:id="rId171"/>
        </w:object>
      </w:r>
      <w:r w:rsidRPr="006432F4">
        <w:rPr>
          <w:rFonts w:ascii="Times New Roman" w:hAnsi="Times New Roman"/>
          <w:szCs w:val="21"/>
        </w:rPr>
        <w:t>的</w:t>
      </w:r>
      <w:r w:rsidRPr="006432F4">
        <w:rPr>
          <w:rFonts w:ascii="Times New Roman" w:hAnsi="Times New Roman" w:hint="eastAsia"/>
          <w:szCs w:val="21"/>
        </w:rPr>
        <w:t>P</w:t>
      </w:r>
      <w:r w:rsidRPr="006432F4">
        <w:rPr>
          <w:rFonts w:ascii="Times New Roman" w:hAnsi="Times New Roman"/>
          <w:szCs w:val="21"/>
        </w:rPr>
        <w:t>WL</w:t>
      </w:r>
      <w:r w:rsidRPr="006432F4">
        <w:rPr>
          <w:rFonts w:ascii="Times New Roman" w:hAnsi="Times New Roman"/>
          <w:szCs w:val="21"/>
        </w:rPr>
        <w:t>函数</w:t>
      </w:r>
      <w:r w:rsidRPr="006432F4">
        <w:rPr>
          <w:rFonts w:ascii="Times New Roman" w:hAnsi="Times New Roman" w:hint="eastAsia"/>
          <w:szCs w:val="21"/>
        </w:rPr>
        <w:t>。</w:t>
      </w:r>
    </w:p>
    <w:p w:rsidR="00BA0ABE" w:rsidRPr="006432F4" w:rsidRDefault="00BA0ABE" w:rsidP="00BA0ABE">
      <w:pPr>
        <w:ind w:firstLine="360"/>
        <w:rPr>
          <w:rFonts w:ascii="Times New Roman" w:hAnsi="Times New Roman"/>
          <w:szCs w:val="21"/>
        </w:rPr>
      </w:pPr>
      <w:r w:rsidRPr="006432F4">
        <w:rPr>
          <w:rFonts w:ascii="Times New Roman" w:hAnsi="Times New Roman"/>
          <w:szCs w:val="21"/>
        </w:rPr>
        <w:t>经过以上分析我们可以得出以下结论</w:t>
      </w:r>
      <w:r w:rsidRPr="006432F4">
        <w:rPr>
          <w:rFonts w:ascii="Times New Roman" w:hAnsi="Times New Roman" w:hint="eastAsia"/>
          <w:szCs w:val="21"/>
        </w:rPr>
        <w:t>：</w:t>
      </w:r>
      <w:r w:rsidRPr="006432F4">
        <w:rPr>
          <w:rFonts w:ascii="Times New Roman" w:hAnsi="Times New Roman"/>
          <w:szCs w:val="21"/>
        </w:rPr>
        <w:t>以</w:t>
      </w:r>
      <w:r w:rsidRPr="006432F4">
        <w:rPr>
          <w:rFonts w:ascii="Times New Roman" w:hAnsi="Times New Roman" w:hint="eastAsia"/>
          <w:szCs w:val="21"/>
        </w:rPr>
        <w:t>ReL</w:t>
      </w:r>
      <w:r w:rsidRPr="006432F4">
        <w:rPr>
          <w:rFonts w:ascii="Times New Roman" w:hAnsi="Times New Roman"/>
          <w:szCs w:val="21"/>
        </w:rPr>
        <w:t>U</w:t>
      </w:r>
      <w:r w:rsidRPr="006432F4">
        <w:rPr>
          <w:rFonts w:ascii="Times New Roman" w:hAnsi="Times New Roman"/>
          <w:szCs w:val="21"/>
        </w:rPr>
        <w:t>函数为激活的深度前馈神经网络对非线性函数有足够强的逼近能力</w:t>
      </w:r>
      <w:r w:rsidRPr="006432F4">
        <w:rPr>
          <w:rFonts w:ascii="Times New Roman" w:hAnsi="Times New Roman" w:hint="eastAsia"/>
          <w:szCs w:val="21"/>
        </w:rPr>
        <w:t>，但网络的具体表达能力还受到卷积层组织形式、参数设置、训练集统计分布规律以及优化算法等多方面的影响，仍旧需要具体问题具体分析。</w:t>
      </w:r>
    </w:p>
    <w:p w:rsidR="003751B6" w:rsidRPr="006432F4" w:rsidRDefault="00E654D7" w:rsidP="00E654D7">
      <w:pPr>
        <w:pStyle w:val="3"/>
      </w:pPr>
      <w:r w:rsidRPr="006432F4">
        <w:t xml:space="preserve">1.3 </w:t>
      </w:r>
      <w:r w:rsidR="00731350" w:rsidRPr="006432F4">
        <w:t>Inception</w:t>
      </w:r>
      <w:r w:rsidR="00731350" w:rsidRPr="006432F4">
        <w:t>模型</w:t>
      </w:r>
    </w:p>
    <w:p w:rsidR="008D21D5" w:rsidRPr="006432F4" w:rsidRDefault="008D21D5" w:rsidP="008D21D5">
      <w:pPr>
        <w:ind w:firstLineChars="200" w:firstLine="420"/>
        <w:rPr>
          <w:rFonts w:ascii="Times New Roman" w:hAnsi="Times New Roman"/>
          <w:szCs w:val="21"/>
        </w:rPr>
      </w:pPr>
      <w:r w:rsidRPr="006432F4">
        <w:rPr>
          <w:rFonts w:ascii="Times New Roman" w:hAnsi="Times New Roman"/>
          <w:szCs w:val="21"/>
        </w:rPr>
        <w:t>神经网络强大的特征提取能力归功于连续的仿射变换和非线性激活</w:t>
      </w:r>
      <w:r w:rsidRPr="006432F4">
        <w:rPr>
          <w:rFonts w:ascii="Times New Roman" w:hAnsi="Times New Roman" w:hint="eastAsia"/>
          <w:szCs w:val="21"/>
        </w:rPr>
        <w:t>，</w:t>
      </w:r>
      <w:r w:rsidRPr="006432F4">
        <w:rPr>
          <w:rFonts w:ascii="Times New Roman" w:hAnsi="Times New Roman"/>
          <w:szCs w:val="21"/>
        </w:rPr>
        <w:t>但在应用上述提到激活单元和网络结构时</w:t>
      </w:r>
      <w:r w:rsidRPr="006432F4">
        <w:rPr>
          <w:rFonts w:ascii="Times New Roman" w:hAnsi="Times New Roman" w:hint="eastAsia"/>
          <w:szCs w:val="21"/>
        </w:rPr>
        <w:t>，</w:t>
      </w:r>
      <w:r w:rsidRPr="006432F4">
        <w:rPr>
          <w:rFonts w:ascii="Times New Roman" w:hAnsi="Times New Roman"/>
          <w:szCs w:val="21"/>
        </w:rPr>
        <w:t>不难发现其层间特征图的传递是串行连续且</w:t>
      </w:r>
      <w:r w:rsidRPr="006432F4">
        <w:rPr>
          <w:rFonts w:ascii="Times New Roman" w:hAnsi="Times New Roman" w:hint="eastAsia"/>
          <w:szCs w:val="21"/>
        </w:rPr>
        <w:t>感受野尺寸唯一的，而且</w:t>
      </w:r>
      <w:r w:rsidRPr="006432F4">
        <w:rPr>
          <w:rFonts w:ascii="Times New Roman" w:hAnsi="Times New Roman" w:hint="eastAsia"/>
          <w:szCs w:val="21"/>
        </w:rPr>
        <w:t>Maxout</w:t>
      </w:r>
      <w:r w:rsidRPr="006432F4">
        <w:rPr>
          <w:rFonts w:ascii="Times New Roman" w:hAnsi="Times New Roman" w:hint="eastAsia"/>
          <w:szCs w:val="21"/>
        </w:rPr>
        <w:t>单元的应用实质上是对特征图子空间的最大池化，即选取最大特征图作为子空间的代表，导致非最大特征无法传递到下一层，影响了</w:t>
      </w:r>
      <w:r w:rsidR="00E804B7" w:rsidRPr="006432F4">
        <w:rPr>
          <w:rFonts w:ascii="Times New Roman" w:hAnsi="Times New Roman" w:hint="eastAsia"/>
          <w:szCs w:val="21"/>
        </w:rPr>
        <w:t>这一激活</w:t>
      </w:r>
      <w:r w:rsidRPr="006432F4">
        <w:rPr>
          <w:rFonts w:ascii="Times New Roman" w:hAnsi="Times New Roman" w:hint="eastAsia"/>
          <w:szCs w:val="21"/>
        </w:rPr>
        <w:t>单元这一微网络的池化能力</w:t>
      </w:r>
      <w:r w:rsidRPr="006432F4">
        <w:rPr>
          <w:rFonts w:ascii="Times New Roman" w:hAnsi="Times New Roman" w:hint="eastAsia"/>
          <w:szCs w:val="21"/>
        </w:rPr>
        <w:t>[</w:t>
      </w:r>
      <w:r w:rsidRPr="006432F4">
        <w:rPr>
          <w:rFonts w:ascii="Times New Roman" w:hAnsi="Times New Roman" w:hint="eastAsia"/>
          <w:szCs w:val="21"/>
        </w:rPr>
        <w:t>赵慧珍等，</w:t>
      </w:r>
      <w:r w:rsidRPr="006432F4">
        <w:rPr>
          <w:rFonts w:ascii="Times New Roman" w:hAnsi="Times New Roman" w:hint="eastAsia"/>
          <w:szCs w:val="21"/>
        </w:rPr>
        <w:t>2</w:t>
      </w:r>
      <w:r w:rsidRPr="006432F4">
        <w:rPr>
          <w:rFonts w:ascii="Times New Roman" w:hAnsi="Times New Roman"/>
          <w:szCs w:val="21"/>
        </w:rPr>
        <w:t>017]</w:t>
      </w:r>
      <w:r w:rsidR="00595F47" w:rsidRPr="006432F4">
        <w:rPr>
          <w:rFonts w:ascii="Times New Roman" w:hAnsi="Times New Roman" w:hint="eastAsia"/>
          <w:szCs w:val="21"/>
        </w:rPr>
        <w:t>，</w:t>
      </w:r>
      <w:r w:rsidR="00595F47" w:rsidRPr="006432F4">
        <w:rPr>
          <w:rFonts w:ascii="Times New Roman" w:hAnsi="Times New Roman"/>
          <w:szCs w:val="21"/>
        </w:rPr>
        <w:t>所以</w:t>
      </w:r>
      <w:r w:rsidR="00595F47" w:rsidRPr="006432F4">
        <w:rPr>
          <w:rFonts w:ascii="Times New Roman" w:hAnsi="Times New Roman" w:hint="eastAsia"/>
          <w:szCs w:val="21"/>
        </w:rPr>
        <w:t>要尽量</w:t>
      </w:r>
      <w:r w:rsidR="00595F47" w:rsidRPr="006432F4">
        <w:rPr>
          <w:rFonts w:ascii="Times New Roman" w:hAnsi="Times New Roman"/>
          <w:szCs w:val="21"/>
        </w:rPr>
        <w:t>使用</w:t>
      </w:r>
      <w:r w:rsidR="00595F47" w:rsidRPr="006432F4">
        <w:rPr>
          <w:rFonts w:ascii="Times New Roman" w:hAnsi="Times New Roman" w:hint="eastAsia"/>
          <w:szCs w:val="21"/>
        </w:rPr>
        <w:t>R</w:t>
      </w:r>
      <w:r w:rsidR="00595F47" w:rsidRPr="006432F4">
        <w:rPr>
          <w:rFonts w:ascii="Times New Roman" w:hAnsi="Times New Roman"/>
          <w:szCs w:val="21"/>
        </w:rPr>
        <w:t>eLU</w:t>
      </w:r>
      <w:r w:rsidR="00595F47" w:rsidRPr="006432F4">
        <w:rPr>
          <w:rFonts w:ascii="Times New Roman" w:hAnsi="Times New Roman"/>
          <w:szCs w:val="21"/>
        </w:rPr>
        <w:t>等常用激活函数，避免使用全连接</w:t>
      </w:r>
      <w:r w:rsidR="00595F47" w:rsidRPr="006432F4">
        <w:rPr>
          <w:rFonts w:ascii="Times New Roman" w:hAnsi="Times New Roman" w:hint="eastAsia"/>
          <w:szCs w:val="21"/>
        </w:rPr>
        <w:t>或</w:t>
      </w:r>
      <w:r w:rsidR="00595F47" w:rsidRPr="006432F4">
        <w:rPr>
          <w:rFonts w:ascii="Times New Roman" w:hAnsi="Times New Roman"/>
          <w:szCs w:val="21"/>
        </w:rPr>
        <w:t>自适应优化类型的</w:t>
      </w:r>
      <w:r w:rsidR="00595F47" w:rsidRPr="006432F4">
        <w:rPr>
          <w:rFonts w:ascii="Times New Roman" w:hAnsi="Times New Roman" w:hint="eastAsia"/>
          <w:szCs w:val="21"/>
        </w:rPr>
        <w:t>激活</w:t>
      </w:r>
      <w:r w:rsidR="00595F47" w:rsidRPr="006432F4">
        <w:rPr>
          <w:rFonts w:ascii="Times New Roman" w:hAnsi="Times New Roman"/>
          <w:szCs w:val="21"/>
        </w:rPr>
        <w:t>函数（</w:t>
      </w:r>
      <w:r w:rsidR="00595F47" w:rsidRPr="006432F4">
        <w:rPr>
          <w:rFonts w:ascii="Times New Roman" w:hAnsi="Times New Roman" w:hint="eastAsia"/>
          <w:szCs w:val="21"/>
        </w:rPr>
        <w:t>层</w:t>
      </w:r>
      <w:r w:rsidR="00595F47" w:rsidRPr="006432F4">
        <w:rPr>
          <w:rFonts w:ascii="Times New Roman" w:hAnsi="Times New Roman"/>
          <w:szCs w:val="21"/>
        </w:rPr>
        <w:t>）</w:t>
      </w:r>
      <w:r w:rsidRPr="006432F4">
        <w:rPr>
          <w:rFonts w:ascii="Times New Roman" w:hAnsi="Times New Roman" w:hint="eastAsia"/>
          <w:szCs w:val="21"/>
        </w:rPr>
        <w:t>。</w:t>
      </w:r>
    </w:p>
    <w:p w:rsidR="00384AC5" w:rsidRPr="006432F4" w:rsidRDefault="008D21D5" w:rsidP="008D21D5">
      <w:pPr>
        <w:ind w:firstLineChars="200" w:firstLine="420"/>
        <w:rPr>
          <w:rFonts w:ascii="Times New Roman" w:hAnsi="Times New Roman"/>
          <w:szCs w:val="21"/>
        </w:rPr>
      </w:pPr>
      <w:r w:rsidRPr="006432F4">
        <w:rPr>
          <w:rFonts w:ascii="Times New Roman" w:hAnsi="Times New Roman"/>
          <w:szCs w:val="21"/>
        </w:rPr>
        <w:lastRenderedPageBreak/>
        <w:t>诚然</w:t>
      </w:r>
      <w:r w:rsidRPr="006432F4">
        <w:rPr>
          <w:rFonts w:ascii="Times New Roman" w:hAnsi="Times New Roman" w:hint="eastAsia"/>
          <w:szCs w:val="21"/>
        </w:rPr>
        <w:t>，</w:t>
      </w:r>
      <w:r w:rsidRPr="006432F4">
        <w:rPr>
          <w:rFonts w:ascii="Times New Roman" w:hAnsi="Times New Roman"/>
          <w:szCs w:val="21"/>
        </w:rPr>
        <w:t>在训练集规模足够大的前提下</w:t>
      </w:r>
      <w:r w:rsidRPr="006432F4">
        <w:rPr>
          <w:rFonts w:ascii="Times New Roman" w:hAnsi="Times New Roman" w:hint="eastAsia"/>
          <w:szCs w:val="21"/>
        </w:rPr>
        <w:t>，简单而暴力的网络</w:t>
      </w:r>
      <w:r w:rsidRPr="006432F4">
        <w:rPr>
          <w:rFonts w:ascii="Times New Roman" w:hAnsi="Times New Roman"/>
          <w:szCs w:val="21"/>
        </w:rPr>
        <w:t>加宽</w:t>
      </w:r>
      <w:r w:rsidRPr="006432F4">
        <w:rPr>
          <w:rFonts w:ascii="Times New Roman" w:hAnsi="Times New Roman" w:hint="eastAsia"/>
          <w:szCs w:val="21"/>
        </w:rPr>
        <w:t>（提高每个卷积层级的特征图数量或增加</w:t>
      </w:r>
      <w:r w:rsidRPr="006432F4">
        <w:rPr>
          <w:rFonts w:ascii="Times New Roman" w:hAnsi="Times New Roman" w:hint="eastAsia"/>
          <w:szCs w:val="21"/>
        </w:rPr>
        <w:t>M</w:t>
      </w:r>
      <w:r w:rsidRPr="006432F4">
        <w:rPr>
          <w:rFonts w:ascii="Times New Roman" w:hAnsi="Times New Roman"/>
          <w:szCs w:val="21"/>
        </w:rPr>
        <w:t>LP</w:t>
      </w:r>
      <w:r w:rsidRPr="006432F4">
        <w:rPr>
          <w:rFonts w:ascii="Times New Roman" w:hAnsi="Times New Roman"/>
          <w:szCs w:val="21"/>
        </w:rPr>
        <w:t>每级神经元个数</w:t>
      </w:r>
      <w:r w:rsidRPr="006432F4">
        <w:rPr>
          <w:rFonts w:ascii="Times New Roman" w:hAnsi="Times New Roman" w:hint="eastAsia"/>
          <w:szCs w:val="21"/>
        </w:rPr>
        <w:t>）、</w:t>
      </w:r>
      <w:r w:rsidRPr="006432F4">
        <w:rPr>
          <w:rFonts w:ascii="Times New Roman" w:hAnsi="Times New Roman"/>
          <w:szCs w:val="21"/>
        </w:rPr>
        <w:t>加深</w:t>
      </w:r>
      <w:r w:rsidRPr="006432F4">
        <w:rPr>
          <w:rFonts w:ascii="Times New Roman" w:hAnsi="Times New Roman" w:hint="eastAsia"/>
          <w:szCs w:val="21"/>
        </w:rPr>
        <w:t>（使用更多连续的层）是</w:t>
      </w:r>
      <w:r w:rsidRPr="006432F4">
        <w:rPr>
          <w:rFonts w:ascii="Times New Roman" w:hAnsi="Times New Roman"/>
          <w:szCs w:val="21"/>
        </w:rPr>
        <w:t>提升</w:t>
      </w:r>
      <w:r w:rsidRPr="006432F4">
        <w:rPr>
          <w:rFonts w:ascii="Times New Roman" w:hAnsi="Times New Roman" w:hint="eastAsia"/>
          <w:szCs w:val="21"/>
        </w:rPr>
        <w:t>D</w:t>
      </w:r>
      <w:r w:rsidRPr="006432F4">
        <w:rPr>
          <w:rFonts w:ascii="Times New Roman" w:hAnsi="Times New Roman"/>
          <w:szCs w:val="21"/>
        </w:rPr>
        <w:t>NN</w:t>
      </w:r>
      <w:r w:rsidRPr="006432F4">
        <w:rPr>
          <w:rFonts w:ascii="Times New Roman" w:hAnsi="Times New Roman"/>
          <w:szCs w:val="21"/>
        </w:rPr>
        <w:t>数据拟合能力最直接和最有效的措施</w:t>
      </w:r>
      <w:r w:rsidRPr="006432F4">
        <w:rPr>
          <w:rFonts w:ascii="Times New Roman" w:hAnsi="Times New Roman" w:hint="eastAsia"/>
          <w:szCs w:val="21"/>
        </w:rPr>
        <w:t>。但是，神经网络规模的扩大意味着训练参数量、计算复杂度以及训练时长的非线性增长，网络参数的</w:t>
      </w:r>
      <w:r w:rsidR="00E804B7" w:rsidRPr="006432F4">
        <w:rPr>
          <w:rFonts w:ascii="Times New Roman" w:hAnsi="Times New Roman" w:hint="eastAsia"/>
          <w:szCs w:val="21"/>
        </w:rPr>
        <w:t>过度稀疏</w:t>
      </w:r>
      <w:r w:rsidRPr="006432F4">
        <w:rPr>
          <w:rFonts w:ascii="Times New Roman" w:hAnsi="Times New Roman" w:hint="eastAsia"/>
          <w:szCs w:val="21"/>
        </w:rPr>
        <w:t>（非零权重较多）也会导致计算资源的浪费，而且当训练集样本容量有限</w:t>
      </w:r>
      <w:r w:rsidR="00E804B7" w:rsidRPr="006432F4">
        <w:rPr>
          <w:rFonts w:ascii="Times New Roman" w:hAnsi="Times New Roman" w:hint="eastAsia"/>
          <w:szCs w:val="21"/>
        </w:rPr>
        <w:t>网络的泛化能力较弱</w:t>
      </w:r>
      <w:r w:rsidRPr="006432F4">
        <w:rPr>
          <w:rFonts w:ascii="Times New Roman" w:hAnsi="Times New Roman" w:hint="eastAsia"/>
          <w:szCs w:val="21"/>
        </w:rPr>
        <w:t>。</w:t>
      </w:r>
    </w:p>
    <w:p w:rsidR="00595F47" w:rsidRPr="006432F4" w:rsidRDefault="00384AC5" w:rsidP="00595F47">
      <w:pPr>
        <w:pStyle w:val="a4"/>
        <w:ind w:firstLine="420"/>
        <w:rPr>
          <w:sz w:val="21"/>
          <w:szCs w:val="21"/>
        </w:rPr>
      </w:pPr>
      <w:r w:rsidRPr="006432F4">
        <w:rPr>
          <w:sz w:val="21"/>
          <w:szCs w:val="21"/>
        </w:rPr>
        <w:t>在</w:t>
      </w:r>
      <w:r w:rsidRPr="006432F4">
        <w:rPr>
          <w:rFonts w:hint="eastAsia"/>
          <w:sz w:val="21"/>
          <w:szCs w:val="21"/>
        </w:rPr>
        <w:t>D</w:t>
      </w:r>
      <w:r w:rsidRPr="006432F4">
        <w:rPr>
          <w:sz w:val="21"/>
          <w:szCs w:val="21"/>
        </w:rPr>
        <w:t>NN</w:t>
      </w:r>
      <w:r w:rsidRPr="006432F4">
        <w:rPr>
          <w:sz w:val="21"/>
          <w:szCs w:val="21"/>
        </w:rPr>
        <w:t>中</w:t>
      </w:r>
      <w:r w:rsidRPr="006432F4">
        <w:rPr>
          <w:rFonts w:hint="eastAsia"/>
          <w:sz w:val="21"/>
          <w:szCs w:val="21"/>
        </w:rPr>
        <w:t>，</w:t>
      </w:r>
      <w:r w:rsidRPr="006432F4">
        <w:rPr>
          <w:sz w:val="21"/>
          <w:szCs w:val="21"/>
        </w:rPr>
        <w:t>卷积</w:t>
      </w:r>
      <w:r w:rsidRPr="006432F4">
        <w:rPr>
          <w:rFonts w:hint="eastAsia"/>
          <w:sz w:val="21"/>
          <w:szCs w:val="21"/>
        </w:rPr>
        <w:t>、</w:t>
      </w:r>
      <w:r w:rsidRPr="006432F4">
        <w:rPr>
          <w:sz w:val="21"/>
          <w:szCs w:val="21"/>
        </w:rPr>
        <w:t>池化以及激活函数等运算均作用于输入图像的</w:t>
      </w:r>
      <w:r w:rsidRPr="006432F4">
        <w:rPr>
          <w:rFonts w:hint="eastAsia"/>
          <w:sz w:val="21"/>
          <w:szCs w:val="21"/>
        </w:rPr>
        <w:t>局部区域，由于核的尺寸远小于输入图像，因此深层特征图中的像素单元能够间接地连接全部或绝大部分输入，所以卷积网络相较于全连接类型的</w:t>
      </w:r>
      <w:r w:rsidRPr="006432F4">
        <w:rPr>
          <w:rFonts w:hint="eastAsia"/>
          <w:sz w:val="21"/>
          <w:szCs w:val="21"/>
        </w:rPr>
        <w:t>M</w:t>
      </w:r>
      <w:r w:rsidRPr="006432F4">
        <w:rPr>
          <w:sz w:val="21"/>
          <w:szCs w:val="21"/>
        </w:rPr>
        <w:t>LP</w:t>
      </w:r>
      <w:r w:rsidRPr="006432F4">
        <w:rPr>
          <w:sz w:val="21"/>
          <w:szCs w:val="21"/>
        </w:rPr>
        <w:t>等网络架构而言是稀疏的</w:t>
      </w:r>
      <w:r w:rsidRPr="006432F4">
        <w:rPr>
          <w:rFonts w:hint="eastAsia"/>
          <w:sz w:val="21"/>
          <w:szCs w:val="21"/>
        </w:rPr>
        <w:t>，能够有效提升统计效率。</w:t>
      </w:r>
    </w:p>
    <w:p w:rsidR="008A2C04" w:rsidRPr="006432F4" w:rsidRDefault="00CB5450" w:rsidP="00595F47">
      <w:pPr>
        <w:pStyle w:val="a4"/>
        <w:ind w:firstLine="420"/>
        <w:rPr>
          <w:sz w:val="21"/>
          <w:szCs w:val="21"/>
        </w:rPr>
      </w:pPr>
      <w:r w:rsidRPr="006432F4">
        <w:rPr>
          <w:sz w:val="21"/>
          <w:szCs w:val="21"/>
        </w:rPr>
        <w:t>为理解</w:t>
      </w:r>
      <w:r w:rsidRPr="006432F4">
        <w:rPr>
          <w:rFonts w:hint="eastAsia"/>
          <w:sz w:val="21"/>
          <w:szCs w:val="21"/>
        </w:rPr>
        <w:t>Inception</w:t>
      </w:r>
      <w:r w:rsidRPr="006432F4">
        <w:rPr>
          <w:rFonts w:hint="eastAsia"/>
          <w:sz w:val="21"/>
          <w:szCs w:val="21"/>
        </w:rPr>
        <w:t>模型与常规神经网络的区别，我们首先定义</w:t>
      </w:r>
      <w:r w:rsidR="008A2C04" w:rsidRPr="006432F4">
        <w:rPr>
          <w:sz w:val="21"/>
          <w:szCs w:val="21"/>
        </w:rPr>
        <w:t>神经网络中作用在二维平面上的卷积计算</w:t>
      </w:r>
      <w:r w:rsidR="001A44EF" w:rsidRPr="006432F4">
        <w:rPr>
          <w:rFonts w:hint="eastAsia"/>
          <w:sz w:val="21"/>
          <w:szCs w:val="21"/>
        </w:rPr>
        <w:t>（以下均假设卷积核窗口滑动步长为</w:t>
      </w:r>
      <w:r w:rsidR="001A44EF" w:rsidRPr="006432F4">
        <w:rPr>
          <w:rFonts w:hint="eastAsia"/>
          <w:sz w:val="21"/>
          <w:szCs w:val="21"/>
        </w:rPr>
        <w:t>1</w:t>
      </w:r>
      <w:r w:rsidR="001A44EF" w:rsidRPr="006432F4">
        <w:rPr>
          <w:rFonts w:hint="eastAsia"/>
          <w:sz w:val="21"/>
          <w:szCs w:val="21"/>
        </w:rPr>
        <w:t>）</w:t>
      </w:r>
      <w:r w:rsidR="008A2C04" w:rsidRPr="006432F4">
        <w:rPr>
          <w:sz w:val="21"/>
          <w:szCs w:val="21"/>
        </w:rPr>
        <w:t>为</w:t>
      </w:r>
    </w:p>
    <w:p w:rsidR="008A2C04" w:rsidRPr="006432F4" w:rsidRDefault="001E0177" w:rsidP="003206E9">
      <w:pPr>
        <w:pStyle w:val="MTDisplayEquation"/>
        <w:rPr>
          <w:rFonts w:ascii="Times New Roman" w:hAnsi="Times New Roman"/>
        </w:rPr>
      </w:pPr>
      <w:r w:rsidRPr="006432F4">
        <w:rPr>
          <w:rFonts w:ascii="Times New Roman" w:hAnsi="Times New Roman"/>
        </w:rPr>
        <w:tab/>
      </w:r>
      <w:r w:rsidRPr="006432F4">
        <w:rPr>
          <w:rFonts w:ascii="Times New Roman" w:hAnsi="Times New Roman"/>
          <w:position w:val="-84"/>
        </w:rPr>
        <w:object w:dxaOrig="4060" w:dyaOrig="1500">
          <v:shape id="_x0000_i1110" type="#_x0000_t75" style="width:203pt;height:74.5pt" o:ole="">
            <v:imagedata r:id="rId172" o:title=""/>
          </v:shape>
          <o:OLEObject Type="Embed" ProgID="Equation.DSMT4" ShapeID="_x0000_i1110" DrawAspect="Content" ObjectID="_1652006515" r:id="rId173"/>
        </w:object>
      </w:r>
      <w:r w:rsidRPr="006432F4">
        <w:rPr>
          <w:rFonts w:ascii="Times New Roman" w:hAnsi="Times New Roman"/>
        </w:rPr>
        <w:t xml:space="preserve"> </w:t>
      </w:r>
      <w:r w:rsidRPr="006432F4">
        <w:rPr>
          <w:rFonts w:ascii="Times New Roman" w:hAnsi="Times New Roman"/>
        </w:rPr>
        <w:tab/>
      </w:r>
      <w:r w:rsidRPr="006432F4">
        <w:rPr>
          <w:rFonts w:ascii="Times New Roman" w:hAnsi="Times New Roman" w:cs="Times New Roman"/>
        </w:rPr>
        <w:fldChar w:fldCharType="begin"/>
      </w:r>
      <w:r w:rsidRPr="006432F4">
        <w:rPr>
          <w:rFonts w:ascii="Times New Roman" w:hAnsi="Times New Roman" w:cs="Times New Roman"/>
        </w:rPr>
        <w:instrText xml:space="preserve"> MACROBUTTON MTPlaceRef \* MERGEFORMAT </w:instrText>
      </w:r>
      <w:r w:rsidRPr="006432F4">
        <w:rPr>
          <w:rFonts w:ascii="Times New Roman" w:hAnsi="Times New Roman" w:cs="Times New Roman"/>
        </w:rPr>
        <w:fldChar w:fldCharType="begin"/>
      </w:r>
      <w:r w:rsidRPr="006432F4">
        <w:rPr>
          <w:rFonts w:ascii="Times New Roman" w:hAnsi="Times New Roman" w:cs="Times New Roman"/>
        </w:rPr>
        <w:instrText xml:space="preserve"> SEQ MTEqn \h \* MERGEFORMAT </w:instrText>
      </w:r>
      <w:r w:rsidRPr="006432F4">
        <w:rPr>
          <w:rFonts w:ascii="Times New Roman" w:hAnsi="Times New Roman" w:cs="Times New Roman"/>
        </w:rPr>
        <w:fldChar w:fldCharType="end"/>
      </w:r>
      <w:r w:rsidRPr="006432F4">
        <w:rPr>
          <w:rFonts w:ascii="Times New Roman" w:hAnsi="Times New Roman" w:cs="Times New Roman"/>
        </w:rPr>
        <w:instrText>(</w:instrText>
      </w:r>
      <w:r w:rsidRPr="006432F4">
        <w:rPr>
          <w:rFonts w:ascii="Times New Roman" w:hAnsi="Times New Roman" w:cs="Times New Roman"/>
        </w:rPr>
        <w:fldChar w:fldCharType="begin"/>
      </w:r>
      <w:r w:rsidRPr="006432F4">
        <w:rPr>
          <w:rFonts w:ascii="Times New Roman" w:hAnsi="Times New Roman" w:cs="Times New Roman"/>
        </w:rPr>
        <w:instrText xml:space="preserve"> SEQ MTSec \c \* Arabic \* MERGEFORMAT </w:instrText>
      </w:r>
      <w:r w:rsidRPr="006432F4">
        <w:rPr>
          <w:rFonts w:ascii="Times New Roman" w:hAnsi="Times New Roman" w:cs="Times New Roman"/>
        </w:rPr>
        <w:fldChar w:fldCharType="separate"/>
      </w:r>
      <w:r w:rsidR="00D92CA1" w:rsidRPr="006432F4">
        <w:rPr>
          <w:rFonts w:ascii="Times New Roman" w:hAnsi="Times New Roman" w:cs="Times New Roman"/>
          <w:noProof/>
        </w:rPr>
        <w:instrText>1</w:instrText>
      </w:r>
      <w:r w:rsidRPr="006432F4">
        <w:rPr>
          <w:rFonts w:ascii="Times New Roman" w:hAnsi="Times New Roman" w:cs="Times New Roman"/>
        </w:rPr>
        <w:fldChar w:fldCharType="end"/>
      </w:r>
      <w:r w:rsidRPr="006432F4">
        <w:rPr>
          <w:rFonts w:ascii="Times New Roman" w:hAnsi="Times New Roman" w:cs="Times New Roman"/>
        </w:rPr>
        <w:instrText>.</w:instrText>
      </w:r>
      <w:r w:rsidRPr="006432F4">
        <w:rPr>
          <w:rFonts w:ascii="Times New Roman" w:hAnsi="Times New Roman" w:cs="Times New Roman"/>
        </w:rPr>
        <w:fldChar w:fldCharType="begin"/>
      </w:r>
      <w:r w:rsidRPr="006432F4">
        <w:rPr>
          <w:rFonts w:ascii="Times New Roman" w:hAnsi="Times New Roman" w:cs="Times New Roman"/>
        </w:rPr>
        <w:instrText xml:space="preserve"> SEQ MTEqn \c \* Arabic \* MERGEFORMAT </w:instrText>
      </w:r>
      <w:r w:rsidRPr="006432F4">
        <w:rPr>
          <w:rFonts w:ascii="Times New Roman" w:hAnsi="Times New Roman" w:cs="Times New Roman"/>
        </w:rPr>
        <w:fldChar w:fldCharType="separate"/>
      </w:r>
      <w:r w:rsidR="00D92CA1" w:rsidRPr="006432F4">
        <w:rPr>
          <w:rFonts w:ascii="Times New Roman" w:hAnsi="Times New Roman" w:cs="Times New Roman"/>
          <w:noProof/>
        </w:rPr>
        <w:instrText>10</w:instrText>
      </w:r>
      <w:r w:rsidRPr="006432F4">
        <w:rPr>
          <w:rFonts w:ascii="Times New Roman" w:hAnsi="Times New Roman" w:cs="Times New Roman"/>
        </w:rPr>
        <w:fldChar w:fldCharType="end"/>
      </w:r>
      <w:r w:rsidRPr="006432F4">
        <w:rPr>
          <w:rFonts w:ascii="Times New Roman" w:hAnsi="Times New Roman" w:cs="Times New Roman"/>
        </w:rPr>
        <w:instrText>)</w:instrText>
      </w:r>
      <w:r w:rsidRPr="006432F4">
        <w:rPr>
          <w:rFonts w:ascii="Times New Roman" w:hAnsi="Times New Roman" w:cs="Times New Roman"/>
        </w:rPr>
        <w:fldChar w:fldCharType="end"/>
      </w:r>
    </w:p>
    <w:p w:rsidR="008A2C04" w:rsidRPr="006432F4" w:rsidRDefault="008A2C04" w:rsidP="00E654D7">
      <w:pPr>
        <w:pStyle w:val="a4"/>
        <w:spacing w:before="240"/>
        <w:ind w:firstLine="420"/>
        <w:rPr>
          <w:sz w:val="21"/>
          <w:szCs w:val="21"/>
        </w:rPr>
      </w:pPr>
      <w:r w:rsidRPr="006432F4">
        <w:rPr>
          <w:sz w:val="21"/>
          <w:szCs w:val="21"/>
        </w:rPr>
        <w:t>其中</w:t>
      </w:r>
      <w:r w:rsidRPr="006432F4">
        <w:rPr>
          <w:sz w:val="21"/>
          <w:szCs w:val="21"/>
        </w:rPr>
        <w:object w:dxaOrig="1219" w:dyaOrig="360">
          <v:shape id="_x0000_i1111" type="#_x0000_t75" style="width:61pt;height:17.5pt" o:ole="">
            <v:imagedata r:id="rId174" o:title=""/>
          </v:shape>
          <o:OLEObject Type="Embed" ProgID="Equation.DSMT4" ShapeID="_x0000_i1111" DrawAspect="Content" ObjectID="_1652006516" r:id="rId175"/>
        </w:object>
      </w:r>
      <w:r w:rsidRPr="006432F4">
        <w:rPr>
          <w:sz w:val="21"/>
          <w:szCs w:val="21"/>
        </w:rPr>
        <w:t>表示第</w:t>
      </w:r>
      <w:r w:rsidRPr="006432F4">
        <w:rPr>
          <w:sz w:val="21"/>
          <w:szCs w:val="21"/>
        </w:rPr>
        <w:object w:dxaOrig="240" w:dyaOrig="260">
          <v:shape id="_x0000_i1112" type="#_x0000_t75" style="width:12.5pt;height:13.5pt" o:ole="">
            <v:imagedata r:id="rId176" o:title=""/>
          </v:shape>
          <o:OLEObject Type="Embed" ProgID="Equation.DSMT4" ShapeID="_x0000_i1112" DrawAspect="Content" ObjectID="_1652006517" r:id="rId177"/>
        </w:object>
      </w:r>
      <w:r w:rsidRPr="006432F4">
        <w:rPr>
          <w:sz w:val="21"/>
          <w:szCs w:val="21"/>
        </w:rPr>
        <w:t>个卷积核与</w:t>
      </w:r>
      <w:r w:rsidRPr="006432F4">
        <w:rPr>
          <w:sz w:val="21"/>
          <w:szCs w:val="21"/>
        </w:rPr>
        <w:object w:dxaOrig="279" w:dyaOrig="320">
          <v:shape id="_x0000_i1113" type="#_x0000_t75" style="width:13.5pt;height:16.5pt" o:ole="">
            <v:imagedata r:id="rId178" o:title=""/>
          </v:shape>
          <o:OLEObject Type="Embed" ProgID="Equation.DSMT4" ShapeID="_x0000_i1113" DrawAspect="Content" ObjectID="_1652006518" r:id="rId179"/>
        </w:object>
      </w:r>
      <w:r w:rsidRPr="006432F4">
        <w:rPr>
          <w:sz w:val="21"/>
          <w:szCs w:val="21"/>
        </w:rPr>
        <w:t>的卷积</w:t>
      </w:r>
      <w:r w:rsidRPr="006432F4">
        <w:rPr>
          <w:rFonts w:hint="eastAsia"/>
          <w:sz w:val="21"/>
          <w:szCs w:val="21"/>
        </w:rPr>
        <w:t>，</w:t>
      </w:r>
      <w:r w:rsidRPr="006432F4">
        <w:rPr>
          <w:sz w:val="21"/>
          <w:szCs w:val="21"/>
        </w:rPr>
        <w:object w:dxaOrig="340" w:dyaOrig="380">
          <v:shape id="_x0000_i1114" type="#_x0000_t75" style="width:17pt;height:19pt" o:ole="">
            <v:imagedata r:id="rId180" o:title=""/>
          </v:shape>
          <o:OLEObject Type="Embed" ProgID="Equation.DSMT4" ShapeID="_x0000_i1114" DrawAspect="Content" ObjectID="_1652006519" r:id="rId181"/>
        </w:object>
      </w:r>
      <w:r w:rsidRPr="006432F4">
        <w:rPr>
          <w:sz w:val="21"/>
          <w:szCs w:val="21"/>
        </w:rPr>
        <w:t>表示第</w:t>
      </w:r>
      <w:r w:rsidRPr="006432F4">
        <w:rPr>
          <w:sz w:val="21"/>
          <w:szCs w:val="21"/>
        </w:rPr>
        <w:object w:dxaOrig="200" w:dyaOrig="220">
          <v:shape id="_x0000_i1115" type="#_x0000_t75" style="width:9.5pt;height:11pt" o:ole="">
            <v:imagedata r:id="rId182" o:title=""/>
          </v:shape>
          <o:OLEObject Type="Embed" ProgID="Equation.DSMT4" ShapeID="_x0000_i1115" DrawAspect="Content" ObjectID="_1652006520" r:id="rId183"/>
        </w:object>
      </w:r>
      <w:r w:rsidRPr="006432F4">
        <w:rPr>
          <w:sz w:val="21"/>
          <w:szCs w:val="21"/>
        </w:rPr>
        <w:t>个隐藏层的第</w:t>
      </w:r>
      <w:r w:rsidRPr="006432F4">
        <w:rPr>
          <w:sz w:val="21"/>
          <w:szCs w:val="21"/>
        </w:rPr>
        <w:object w:dxaOrig="240" w:dyaOrig="260">
          <v:shape id="_x0000_i1116" type="#_x0000_t75" style="width:12.5pt;height:13.5pt" o:ole="">
            <v:imagedata r:id="rId184" o:title=""/>
          </v:shape>
          <o:OLEObject Type="Embed" ProgID="Equation.DSMT4" ShapeID="_x0000_i1116" DrawAspect="Content" ObjectID="_1652006521" r:id="rId185"/>
        </w:object>
      </w:r>
      <w:r w:rsidRPr="006432F4">
        <w:rPr>
          <w:sz w:val="21"/>
          <w:szCs w:val="21"/>
        </w:rPr>
        <w:t>个特征图</w:t>
      </w:r>
      <w:r w:rsidRPr="006432F4">
        <w:rPr>
          <w:rFonts w:hint="eastAsia"/>
          <w:sz w:val="21"/>
          <w:szCs w:val="21"/>
        </w:rPr>
        <w:t>，</w:t>
      </w:r>
      <w:r w:rsidRPr="006432F4">
        <w:rPr>
          <w:sz w:val="21"/>
          <w:szCs w:val="21"/>
        </w:rPr>
        <w:object w:dxaOrig="480" w:dyaOrig="400">
          <v:shape id="_x0000_i1117" type="#_x0000_t75" style="width:24.5pt;height:20.5pt" o:ole="">
            <v:imagedata r:id="rId186" o:title=""/>
          </v:shape>
          <o:OLEObject Type="Embed" ProgID="Equation.DSMT4" ShapeID="_x0000_i1117" DrawAspect="Content" ObjectID="_1652006522" r:id="rId187"/>
        </w:object>
      </w:r>
      <w:r w:rsidRPr="006432F4">
        <w:rPr>
          <w:sz w:val="21"/>
          <w:szCs w:val="21"/>
        </w:rPr>
        <w:t>表示由</w:t>
      </w:r>
      <w:r w:rsidRPr="006432F4">
        <w:rPr>
          <w:sz w:val="21"/>
          <w:szCs w:val="21"/>
        </w:rPr>
        <w:object w:dxaOrig="400" w:dyaOrig="360">
          <v:shape id="_x0000_i1118" type="#_x0000_t75" style="width:20.5pt;height:17.5pt" o:ole="">
            <v:imagedata r:id="rId188" o:title=""/>
          </v:shape>
          <o:OLEObject Type="Embed" ProgID="Equation.DSMT4" ShapeID="_x0000_i1118" DrawAspect="Content" ObjectID="_1652006523" r:id="rId189"/>
        </w:object>
      </w:r>
      <w:r w:rsidRPr="006432F4">
        <w:rPr>
          <w:sz w:val="21"/>
          <w:szCs w:val="21"/>
        </w:rPr>
        <w:t>到</w:t>
      </w:r>
      <w:r w:rsidRPr="006432F4">
        <w:rPr>
          <w:sz w:val="21"/>
          <w:szCs w:val="21"/>
        </w:rPr>
        <w:object w:dxaOrig="279" w:dyaOrig="360">
          <v:shape id="_x0000_i1119" type="#_x0000_t75" style="width:13.5pt;height:17.5pt" o:ole="">
            <v:imagedata r:id="rId190" o:title=""/>
          </v:shape>
          <o:OLEObject Type="Embed" ProgID="Equation.DSMT4" ShapeID="_x0000_i1119" DrawAspect="Content" ObjectID="_1652006524" r:id="rId191"/>
        </w:object>
      </w:r>
      <w:r w:rsidRPr="006432F4">
        <w:rPr>
          <w:rFonts w:hint="eastAsia"/>
          <w:sz w:val="21"/>
          <w:szCs w:val="21"/>
        </w:rPr>
        <w:t>、</w:t>
      </w:r>
      <w:r w:rsidRPr="006432F4">
        <w:rPr>
          <w:sz w:val="21"/>
          <w:szCs w:val="21"/>
        </w:rPr>
        <w:t>高度和宽度分别为</w:t>
      </w:r>
      <w:r w:rsidRPr="006432F4">
        <w:rPr>
          <w:sz w:val="21"/>
          <w:szCs w:val="21"/>
        </w:rPr>
        <w:object w:dxaOrig="279" w:dyaOrig="260">
          <v:shape id="_x0000_i1120" type="#_x0000_t75" style="width:13.5pt;height:13.5pt" o:ole="">
            <v:imagedata r:id="rId192" o:title=""/>
          </v:shape>
          <o:OLEObject Type="Embed" ProgID="Equation.DSMT4" ShapeID="_x0000_i1120" DrawAspect="Content" ObjectID="_1652006525" r:id="rId193"/>
        </w:object>
      </w:r>
      <w:r w:rsidRPr="006432F4">
        <w:rPr>
          <w:sz w:val="21"/>
          <w:szCs w:val="21"/>
        </w:rPr>
        <w:t>和</w:t>
      </w:r>
      <w:r w:rsidRPr="006432F4">
        <w:rPr>
          <w:sz w:val="21"/>
          <w:szCs w:val="21"/>
        </w:rPr>
        <w:object w:dxaOrig="279" w:dyaOrig="279">
          <v:shape id="_x0000_i1121" type="#_x0000_t75" style="width:13.5pt;height:13.5pt" o:ole="">
            <v:imagedata r:id="rId194" o:title=""/>
          </v:shape>
          <o:OLEObject Type="Embed" ProgID="Equation.DSMT4" ShapeID="_x0000_i1121" DrawAspect="Content" ObjectID="_1652006526" r:id="rId195"/>
        </w:object>
      </w:r>
      <w:r w:rsidRPr="006432F4">
        <w:rPr>
          <w:sz w:val="21"/>
          <w:szCs w:val="21"/>
        </w:rPr>
        <w:t>的卷积核</w:t>
      </w:r>
      <w:r w:rsidRPr="006432F4">
        <w:rPr>
          <w:rFonts w:hint="eastAsia"/>
          <w:sz w:val="21"/>
          <w:szCs w:val="21"/>
        </w:rPr>
        <w:t>，</w:t>
      </w:r>
      <w:r w:rsidRPr="006432F4">
        <w:rPr>
          <w:sz w:val="21"/>
          <w:szCs w:val="21"/>
        </w:rPr>
        <w:object w:dxaOrig="1320" w:dyaOrig="320">
          <v:shape id="_x0000_i1122" type="#_x0000_t75" style="width:66.5pt;height:16.5pt" o:ole="">
            <v:imagedata r:id="rId196" o:title=""/>
          </v:shape>
          <o:OLEObject Type="Embed" ProgID="Equation.DSMT4" ShapeID="_x0000_i1122" DrawAspect="Content" ObjectID="_1652006527" r:id="rId197"/>
        </w:object>
      </w:r>
      <w:r w:rsidRPr="006432F4">
        <w:rPr>
          <w:rFonts w:hint="eastAsia"/>
          <w:sz w:val="21"/>
          <w:szCs w:val="21"/>
        </w:rPr>
        <w:t>。</w:t>
      </w:r>
      <w:r w:rsidRPr="006432F4">
        <w:rPr>
          <w:sz w:val="21"/>
          <w:szCs w:val="21"/>
        </w:rPr>
        <w:object w:dxaOrig="240" w:dyaOrig="260">
          <v:shape id="_x0000_i1123" type="#_x0000_t75" style="width:12.5pt;height:13.5pt" o:ole="">
            <v:imagedata r:id="rId198" o:title=""/>
          </v:shape>
          <o:OLEObject Type="Embed" ProgID="Equation.DSMT4" ShapeID="_x0000_i1123" DrawAspect="Content" ObjectID="_1652006528" r:id="rId199"/>
        </w:object>
      </w:r>
      <w:r w:rsidRPr="006432F4">
        <w:rPr>
          <w:sz w:val="21"/>
          <w:szCs w:val="21"/>
        </w:rPr>
        <w:t>个卷积核将前一层尺寸为</w:t>
      </w:r>
      <w:r w:rsidRPr="006432F4">
        <w:rPr>
          <w:sz w:val="21"/>
          <w:szCs w:val="21"/>
        </w:rPr>
        <w:object w:dxaOrig="1500" w:dyaOrig="320">
          <v:shape id="_x0000_i1124" type="#_x0000_t75" style="width:74.5pt;height:16.5pt" o:ole="">
            <v:imagedata r:id="rId200" o:title=""/>
          </v:shape>
          <o:OLEObject Type="Embed" ProgID="Equation.DSMT4" ShapeID="_x0000_i1124" DrawAspect="Content" ObjectID="_1652006529" r:id="rId201"/>
        </w:object>
      </w:r>
      <w:r w:rsidRPr="006432F4">
        <w:rPr>
          <w:sz w:val="21"/>
          <w:szCs w:val="21"/>
        </w:rPr>
        <w:t>特征图映射为</w:t>
      </w:r>
      <w:r w:rsidRPr="006432F4">
        <w:rPr>
          <w:sz w:val="21"/>
          <w:szCs w:val="21"/>
        </w:rPr>
        <w:object w:dxaOrig="1939" w:dyaOrig="320">
          <v:shape id="_x0000_i1125" type="#_x0000_t75" style="width:96.5pt;height:16.5pt" o:ole="">
            <v:imagedata r:id="rId202" o:title=""/>
          </v:shape>
          <o:OLEObject Type="Embed" ProgID="Equation.DSMT4" ShapeID="_x0000_i1125" DrawAspect="Content" ObjectID="_1652006530" r:id="rId203"/>
        </w:object>
      </w:r>
      <w:r w:rsidRPr="006432F4">
        <w:rPr>
          <w:rFonts w:hint="eastAsia"/>
          <w:sz w:val="21"/>
          <w:szCs w:val="21"/>
        </w:rPr>
        <w:t>。</w:t>
      </w:r>
      <w:r w:rsidRPr="006432F4">
        <w:rPr>
          <w:sz w:val="21"/>
          <w:szCs w:val="21"/>
        </w:rPr>
        <w:t>若前一层输入尺寸为</w:t>
      </w:r>
      <w:r w:rsidRPr="006432F4">
        <w:rPr>
          <w:sz w:val="21"/>
          <w:szCs w:val="21"/>
        </w:rPr>
        <w:object w:dxaOrig="2280" w:dyaOrig="320">
          <v:shape id="_x0000_i1126" type="#_x0000_t75" style="width:114pt;height:16.5pt" o:ole="">
            <v:imagedata r:id="rId204" o:title=""/>
          </v:shape>
          <o:OLEObject Type="Embed" ProgID="Equation.DSMT4" ShapeID="_x0000_i1126" DrawAspect="Content" ObjectID="_1652006531" r:id="rId205"/>
        </w:object>
      </w:r>
      <w:r w:rsidRPr="006432F4">
        <w:rPr>
          <w:rFonts w:hint="eastAsia"/>
          <w:sz w:val="21"/>
          <w:szCs w:val="21"/>
        </w:rPr>
        <w:t>，想要得到含有</w:t>
      </w:r>
      <w:r w:rsidRPr="006432F4">
        <w:rPr>
          <w:sz w:val="21"/>
          <w:szCs w:val="21"/>
        </w:rPr>
        <w:object w:dxaOrig="240" w:dyaOrig="260">
          <v:shape id="_x0000_i1127" type="#_x0000_t75" style="width:12.5pt;height:13.5pt" o:ole="">
            <v:imagedata r:id="rId198" o:title=""/>
          </v:shape>
          <o:OLEObject Type="Embed" ProgID="Equation.DSMT4" ShapeID="_x0000_i1127" DrawAspect="Content" ObjectID="_1652006532" r:id="rId206"/>
        </w:object>
      </w:r>
      <w:r w:rsidRPr="006432F4">
        <w:rPr>
          <w:sz w:val="21"/>
          <w:szCs w:val="21"/>
        </w:rPr>
        <w:t>个通道的特征图</w:t>
      </w:r>
      <w:r w:rsidRPr="006432F4">
        <w:rPr>
          <w:rFonts w:hint="eastAsia"/>
          <w:sz w:val="21"/>
          <w:szCs w:val="21"/>
        </w:rPr>
        <w:t>，</w:t>
      </w:r>
      <w:r w:rsidRPr="006432F4">
        <w:rPr>
          <w:sz w:val="21"/>
          <w:szCs w:val="21"/>
        </w:rPr>
        <w:t>则需要设置</w:t>
      </w:r>
      <w:r w:rsidRPr="006432F4">
        <w:rPr>
          <w:sz w:val="21"/>
          <w:szCs w:val="21"/>
        </w:rPr>
        <w:object w:dxaOrig="240" w:dyaOrig="260">
          <v:shape id="_x0000_i1128" type="#_x0000_t75" style="width:12.5pt;height:13.5pt" o:ole="">
            <v:imagedata r:id="rId198" o:title=""/>
          </v:shape>
          <o:OLEObject Type="Embed" ProgID="Equation.DSMT4" ShapeID="_x0000_i1128" DrawAspect="Content" ObjectID="_1652006533" r:id="rId207"/>
        </w:object>
      </w:r>
      <w:r w:rsidRPr="006432F4">
        <w:rPr>
          <w:sz w:val="21"/>
          <w:szCs w:val="21"/>
        </w:rPr>
        <w:t>个</w:t>
      </w:r>
      <w:r w:rsidRPr="006432F4">
        <w:rPr>
          <w:sz w:val="21"/>
          <w:szCs w:val="21"/>
        </w:rPr>
        <w:object w:dxaOrig="1480" w:dyaOrig="320">
          <v:shape id="_x0000_i1129" type="#_x0000_t75" style="width:74pt;height:16.5pt" o:ole="">
            <v:imagedata r:id="rId208" o:title=""/>
          </v:shape>
          <o:OLEObject Type="Embed" ProgID="Equation.DSMT4" ShapeID="_x0000_i1129" DrawAspect="Content" ObjectID="_1652006534" r:id="rId209"/>
        </w:object>
      </w:r>
      <w:r w:rsidRPr="006432F4">
        <w:rPr>
          <w:sz w:val="21"/>
          <w:szCs w:val="21"/>
        </w:rPr>
        <w:t>的卷积核</w:t>
      </w:r>
      <w:r w:rsidRPr="006432F4">
        <w:rPr>
          <w:rFonts w:hint="eastAsia"/>
          <w:sz w:val="21"/>
          <w:szCs w:val="21"/>
        </w:rPr>
        <w:t>（即卷积层中的滤波器数量和尺寸），</w:t>
      </w:r>
      <w:r w:rsidRPr="006432F4">
        <w:rPr>
          <w:sz w:val="21"/>
          <w:szCs w:val="21"/>
        </w:rPr>
        <w:t>其中每个卷积核与输入进行卷积表现为对应通道进行二维卷积并沿通道方向求和</w:t>
      </w:r>
      <w:r w:rsidRPr="006432F4">
        <w:rPr>
          <w:rFonts w:hint="eastAsia"/>
          <w:sz w:val="21"/>
          <w:szCs w:val="21"/>
        </w:rPr>
        <w:t>。同时，我们在二维平面上定义</w:t>
      </w:r>
      <w:r w:rsidRPr="006432F4">
        <w:rPr>
          <w:rFonts w:hint="eastAsia"/>
          <w:sz w:val="21"/>
          <w:szCs w:val="21"/>
        </w:rPr>
        <w:t>ReLU</w:t>
      </w:r>
      <w:r w:rsidRPr="006432F4">
        <w:rPr>
          <w:rFonts w:hint="eastAsia"/>
          <w:sz w:val="21"/>
          <w:szCs w:val="21"/>
        </w:rPr>
        <w:t>激活函数为</w:t>
      </w:r>
    </w:p>
    <w:p w:rsidR="001E0177" w:rsidRPr="006432F4" w:rsidRDefault="001E0177" w:rsidP="001E0177">
      <w:pPr>
        <w:pStyle w:val="MTDisplayEquation"/>
        <w:rPr>
          <w:rFonts w:ascii="Times New Roman" w:hAnsi="Times New Roman"/>
        </w:rPr>
      </w:pPr>
      <w:r w:rsidRPr="006432F4">
        <w:rPr>
          <w:rFonts w:ascii="Times New Roman" w:hAnsi="Times New Roman"/>
        </w:rPr>
        <w:tab/>
      </w:r>
      <w:r w:rsidRPr="006432F4">
        <w:rPr>
          <w:rFonts w:ascii="Times New Roman" w:hAnsi="Times New Roman"/>
          <w:position w:val="-34"/>
        </w:rPr>
        <w:object w:dxaOrig="1860" w:dyaOrig="800">
          <v:shape id="_x0000_i1130" type="#_x0000_t75" style="width:93pt;height:40pt" o:ole="">
            <v:imagedata r:id="rId210" o:title=""/>
          </v:shape>
          <o:OLEObject Type="Embed" ProgID="Equation.DSMT4" ShapeID="_x0000_i1130" DrawAspect="Content" ObjectID="_1652006535" r:id="rId211"/>
        </w:object>
      </w:r>
      <w:r w:rsidRPr="006432F4">
        <w:rPr>
          <w:rFonts w:ascii="Times New Roman" w:hAnsi="Times New Roman"/>
        </w:rPr>
        <w:t xml:space="preserve"> </w:t>
      </w:r>
      <w:r w:rsidRPr="006432F4">
        <w:rPr>
          <w:rFonts w:ascii="Times New Roman" w:hAnsi="Times New Roman"/>
        </w:rPr>
        <w:tab/>
      </w:r>
      <w:r w:rsidRPr="006432F4">
        <w:rPr>
          <w:rFonts w:ascii="Times New Roman" w:hAnsi="Times New Roman" w:cs="Times New Roman"/>
        </w:rPr>
        <w:fldChar w:fldCharType="begin"/>
      </w:r>
      <w:r w:rsidRPr="006432F4">
        <w:rPr>
          <w:rFonts w:ascii="Times New Roman" w:hAnsi="Times New Roman" w:cs="Times New Roman"/>
        </w:rPr>
        <w:instrText xml:space="preserve"> MACROBUTTON MTPlaceRef \* MERGEFORMAT </w:instrText>
      </w:r>
      <w:r w:rsidRPr="006432F4">
        <w:rPr>
          <w:rFonts w:ascii="Times New Roman" w:hAnsi="Times New Roman" w:cs="Times New Roman"/>
        </w:rPr>
        <w:fldChar w:fldCharType="begin"/>
      </w:r>
      <w:r w:rsidRPr="006432F4">
        <w:rPr>
          <w:rFonts w:ascii="Times New Roman" w:hAnsi="Times New Roman" w:cs="Times New Roman"/>
        </w:rPr>
        <w:instrText xml:space="preserve"> SEQ MTEqn \h \* MERGEFORMAT </w:instrText>
      </w:r>
      <w:r w:rsidRPr="006432F4">
        <w:rPr>
          <w:rFonts w:ascii="Times New Roman" w:hAnsi="Times New Roman" w:cs="Times New Roman"/>
        </w:rPr>
        <w:fldChar w:fldCharType="end"/>
      </w:r>
      <w:r w:rsidRPr="006432F4">
        <w:rPr>
          <w:rFonts w:ascii="Times New Roman" w:hAnsi="Times New Roman" w:cs="Times New Roman"/>
        </w:rPr>
        <w:instrText>(</w:instrText>
      </w:r>
      <w:r w:rsidRPr="006432F4">
        <w:rPr>
          <w:rFonts w:ascii="Times New Roman" w:hAnsi="Times New Roman" w:cs="Times New Roman"/>
        </w:rPr>
        <w:fldChar w:fldCharType="begin"/>
      </w:r>
      <w:r w:rsidRPr="006432F4">
        <w:rPr>
          <w:rFonts w:ascii="Times New Roman" w:hAnsi="Times New Roman" w:cs="Times New Roman"/>
        </w:rPr>
        <w:instrText xml:space="preserve"> SEQ MTSec \c \* Arabic \* MERGEFORMAT </w:instrText>
      </w:r>
      <w:r w:rsidRPr="006432F4">
        <w:rPr>
          <w:rFonts w:ascii="Times New Roman" w:hAnsi="Times New Roman" w:cs="Times New Roman"/>
        </w:rPr>
        <w:fldChar w:fldCharType="separate"/>
      </w:r>
      <w:r w:rsidR="00D92CA1" w:rsidRPr="006432F4">
        <w:rPr>
          <w:rFonts w:ascii="Times New Roman" w:hAnsi="Times New Roman" w:cs="Times New Roman"/>
          <w:noProof/>
        </w:rPr>
        <w:instrText>1</w:instrText>
      </w:r>
      <w:r w:rsidRPr="006432F4">
        <w:rPr>
          <w:rFonts w:ascii="Times New Roman" w:hAnsi="Times New Roman" w:cs="Times New Roman"/>
        </w:rPr>
        <w:fldChar w:fldCharType="end"/>
      </w:r>
      <w:r w:rsidRPr="006432F4">
        <w:rPr>
          <w:rFonts w:ascii="Times New Roman" w:hAnsi="Times New Roman" w:cs="Times New Roman"/>
        </w:rPr>
        <w:instrText>.</w:instrText>
      </w:r>
      <w:r w:rsidRPr="006432F4">
        <w:rPr>
          <w:rFonts w:ascii="Times New Roman" w:hAnsi="Times New Roman" w:cs="Times New Roman"/>
        </w:rPr>
        <w:fldChar w:fldCharType="begin"/>
      </w:r>
      <w:r w:rsidRPr="006432F4">
        <w:rPr>
          <w:rFonts w:ascii="Times New Roman" w:hAnsi="Times New Roman" w:cs="Times New Roman"/>
        </w:rPr>
        <w:instrText xml:space="preserve"> SEQ MTEqn \c \* Arabic \* MERGEFORMAT </w:instrText>
      </w:r>
      <w:r w:rsidRPr="006432F4">
        <w:rPr>
          <w:rFonts w:ascii="Times New Roman" w:hAnsi="Times New Roman" w:cs="Times New Roman"/>
        </w:rPr>
        <w:fldChar w:fldCharType="separate"/>
      </w:r>
      <w:r w:rsidR="00D92CA1" w:rsidRPr="006432F4">
        <w:rPr>
          <w:rFonts w:ascii="Times New Roman" w:hAnsi="Times New Roman" w:cs="Times New Roman"/>
          <w:noProof/>
        </w:rPr>
        <w:instrText>11</w:instrText>
      </w:r>
      <w:r w:rsidRPr="006432F4">
        <w:rPr>
          <w:rFonts w:ascii="Times New Roman" w:hAnsi="Times New Roman" w:cs="Times New Roman"/>
        </w:rPr>
        <w:fldChar w:fldCharType="end"/>
      </w:r>
      <w:r w:rsidRPr="006432F4">
        <w:rPr>
          <w:rFonts w:ascii="Times New Roman" w:hAnsi="Times New Roman" w:cs="Times New Roman"/>
        </w:rPr>
        <w:instrText>)</w:instrText>
      </w:r>
      <w:r w:rsidRPr="006432F4">
        <w:rPr>
          <w:rFonts w:ascii="Times New Roman" w:hAnsi="Times New Roman" w:cs="Times New Roman"/>
        </w:rPr>
        <w:fldChar w:fldCharType="end"/>
      </w:r>
    </w:p>
    <w:p w:rsidR="008A2C04" w:rsidRPr="006432F4" w:rsidRDefault="008A2C04" w:rsidP="008A2C04">
      <w:pPr>
        <w:pStyle w:val="a4"/>
        <w:spacing w:before="240"/>
        <w:ind w:firstLine="420"/>
        <w:rPr>
          <w:sz w:val="21"/>
          <w:szCs w:val="21"/>
        </w:rPr>
      </w:pPr>
      <w:r w:rsidRPr="006432F4">
        <w:rPr>
          <w:rFonts w:hint="eastAsia"/>
          <w:sz w:val="21"/>
          <w:szCs w:val="21"/>
        </w:rPr>
        <w:t>则某一层所有特征的集合可以表示：</w:t>
      </w:r>
    </w:p>
    <w:p w:rsidR="008A2C04" w:rsidRPr="006432F4" w:rsidRDefault="001E0177" w:rsidP="001E0177">
      <w:pPr>
        <w:pStyle w:val="MTDisplayEquation"/>
        <w:rPr>
          <w:rFonts w:ascii="Times New Roman" w:hAnsi="Times New Roman"/>
        </w:rPr>
      </w:pPr>
      <w:r w:rsidRPr="006432F4">
        <w:rPr>
          <w:rFonts w:ascii="Times New Roman" w:hAnsi="Times New Roman"/>
        </w:rPr>
        <w:tab/>
      </w:r>
      <w:r w:rsidR="007108AD" w:rsidRPr="006432F4">
        <w:rPr>
          <w:rFonts w:ascii="Times New Roman" w:hAnsi="Times New Roman"/>
          <w:position w:val="-54"/>
        </w:rPr>
        <w:object w:dxaOrig="3260" w:dyaOrig="1200">
          <v:shape id="_x0000_i1131" type="#_x0000_t75" style="width:163pt;height:60pt" o:ole="">
            <v:imagedata r:id="rId212" o:title=""/>
          </v:shape>
          <o:OLEObject Type="Embed" ProgID="Equation.DSMT4" ShapeID="_x0000_i1131" DrawAspect="Content" ObjectID="_1652006536" r:id="rId213"/>
        </w:object>
      </w:r>
      <w:r w:rsidRPr="006432F4">
        <w:rPr>
          <w:rFonts w:ascii="Times New Roman" w:hAnsi="Times New Roman"/>
        </w:rPr>
        <w:t xml:space="preserve"> </w:t>
      </w:r>
      <w:r w:rsidRPr="006432F4">
        <w:rPr>
          <w:rFonts w:ascii="Times New Roman" w:hAnsi="Times New Roman"/>
        </w:rPr>
        <w:tab/>
      </w:r>
      <w:r w:rsidRPr="006432F4">
        <w:rPr>
          <w:rFonts w:ascii="Times New Roman" w:hAnsi="Times New Roman" w:cs="Times New Roman"/>
        </w:rPr>
        <w:fldChar w:fldCharType="begin"/>
      </w:r>
      <w:r w:rsidRPr="006432F4">
        <w:rPr>
          <w:rFonts w:ascii="Times New Roman" w:hAnsi="Times New Roman" w:cs="Times New Roman"/>
        </w:rPr>
        <w:instrText xml:space="preserve"> MACROBUTTON MTPlaceRef \* MERGEFORMAT </w:instrText>
      </w:r>
      <w:r w:rsidRPr="006432F4">
        <w:rPr>
          <w:rFonts w:ascii="Times New Roman" w:hAnsi="Times New Roman" w:cs="Times New Roman"/>
        </w:rPr>
        <w:fldChar w:fldCharType="begin"/>
      </w:r>
      <w:r w:rsidRPr="006432F4">
        <w:rPr>
          <w:rFonts w:ascii="Times New Roman" w:hAnsi="Times New Roman" w:cs="Times New Roman"/>
        </w:rPr>
        <w:instrText xml:space="preserve"> SEQ MTEqn \h \* MERGEFORMAT </w:instrText>
      </w:r>
      <w:r w:rsidRPr="006432F4">
        <w:rPr>
          <w:rFonts w:ascii="Times New Roman" w:hAnsi="Times New Roman" w:cs="Times New Roman"/>
        </w:rPr>
        <w:fldChar w:fldCharType="end"/>
      </w:r>
      <w:r w:rsidRPr="006432F4">
        <w:rPr>
          <w:rFonts w:ascii="Times New Roman" w:hAnsi="Times New Roman" w:cs="Times New Roman"/>
        </w:rPr>
        <w:instrText>(</w:instrText>
      </w:r>
      <w:r w:rsidRPr="006432F4">
        <w:rPr>
          <w:rFonts w:ascii="Times New Roman" w:hAnsi="Times New Roman" w:cs="Times New Roman"/>
        </w:rPr>
        <w:fldChar w:fldCharType="begin"/>
      </w:r>
      <w:r w:rsidRPr="006432F4">
        <w:rPr>
          <w:rFonts w:ascii="Times New Roman" w:hAnsi="Times New Roman" w:cs="Times New Roman"/>
        </w:rPr>
        <w:instrText xml:space="preserve"> SEQ MTSec \c \* Arabic \* MERGEFORMAT </w:instrText>
      </w:r>
      <w:r w:rsidRPr="006432F4">
        <w:rPr>
          <w:rFonts w:ascii="Times New Roman" w:hAnsi="Times New Roman" w:cs="Times New Roman"/>
        </w:rPr>
        <w:fldChar w:fldCharType="separate"/>
      </w:r>
      <w:r w:rsidR="00D92CA1" w:rsidRPr="006432F4">
        <w:rPr>
          <w:rFonts w:ascii="Times New Roman" w:hAnsi="Times New Roman" w:cs="Times New Roman"/>
          <w:noProof/>
        </w:rPr>
        <w:instrText>1</w:instrText>
      </w:r>
      <w:r w:rsidRPr="006432F4">
        <w:rPr>
          <w:rFonts w:ascii="Times New Roman" w:hAnsi="Times New Roman" w:cs="Times New Roman"/>
        </w:rPr>
        <w:fldChar w:fldCharType="end"/>
      </w:r>
      <w:r w:rsidRPr="006432F4">
        <w:rPr>
          <w:rFonts w:ascii="Times New Roman" w:hAnsi="Times New Roman" w:cs="Times New Roman"/>
        </w:rPr>
        <w:instrText>.</w:instrText>
      </w:r>
      <w:r w:rsidRPr="006432F4">
        <w:rPr>
          <w:rFonts w:ascii="Times New Roman" w:hAnsi="Times New Roman" w:cs="Times New Roman"/>
        </w:rPr>
        <w:fldChar w:fldCharType="begin"/>
      </w:r>
      <w:r w:rsidRPr="006432F4">
        <w:rPr>
          <w:rFonts w:ascii="Times New Roman" w:hAnsi="Times New Roman" w:cs="Times New Roman"/>
        </w:rPr>
        <w:instrText xml:space="preserve"> SEQ MTEqn \c \* Arabic \* MERGEFORMAT </w:instrText>
      </w:r>
      <w:r w:rsidRPr="006432F4">
        <w:rPr>
          <w:rFonts w:ascii="Times New Roman" w:hAnsi="Times New Roman" w:cs="Times New Roman"/>
        </w:rPr>
        <w:fldChar w:fldCharType="separate"/>
      </w:r>
      <w:r w:rsidR="00D92CA1" w:rsidRPr="006432F4">
        <w:rPr>
          <w:rFonts w:ascii="Times New Roman" w:hAnsi="Times New Roman" w:cs="Times New Roman"/>
          <w:noProof/>
        </w:rPr>
        <w:instrText>12</w:instrText>
      </w:r>
      <w:r w:rsidRPr="006432F4">
        <w:rPr>
          <w:rFonts w:ascii="Times New Roman" w:hAnsi="Times New Roman" w:cs="Times New Roman"/>
        </w:rPr>
        <w:fldChar w:fldCharType="end"/>
      </w:r>
      <w:r w:rsidRPr="006432F4">
        <w:rPr>
          <w:rFonts w:ascii="Times New Roman" w:hAnsi="Times New Roman" w:cs="Times New Roman"/>
        </w:rPr>
        <w:instrText>)</w:instrText>
      </w:r>
      <w:r w:rsidRPr="006432F4">
        <w:rPr>
          <w:rFonts w:ascii="Times New Roman" w:hAnsi="Times New Roman" w:cs="Times New Roman"/>
        </w:rPr>
        <w:fldChar w:fldCharType="end"/>
      </w:r>
    </w:p>
    <w:p w:rsidR="008A2C04" w:rsidRPr="006432F4" w:rsidRDefault="008A2C04" w:rsidP="001E0177">
      <w:pPr>
        <w:pStyle w:val="a4"/>
        <w:spacing w:before="240" w:line="360" w:lineRule="auto"/>
        <w:ind w:firstLine="420"/>
        <w:rPr>
          <w:sz w:val="21"/>
          <w:szCs w:val="21"/>
        </w:rPr>
      </w:pPr>
      <w:r w:rsidRPr="006432F4">
        <w:rPr>
          <w:sz w:val="21"/>
          <w:szCs w:val="21"/>
        </w:rPr>
        <w:t>其中</w:t>
      </w:r>
      <w:r w:rsidRPr="006432F4">
        <w:rPr>
          <w:sz w:val="21"/>
          <w:szCs w:val="21"/>
        </w:rPr>
        <w:object w:dxaOrig="300" w:dyaOrig="600">
          <v:shape id="_x0000_i1132" type="#_x0000_t75" style="width:15pt;height:30pt" o:ole="">
            <v:imagedata r:id="rId214" o:title=""/>
          </v:shape>
          <o:OLEObject Type="Embed" ProgID="Equation.DSMT4" ShapeID="_x0000_i1132" DrawAspect="Content" ObjectID="_1652006537" r:id="rId215"/>
        </w:object>
      </w:r>
      <w:r w:rsidRPr="006432F4">
        <w:rPr>
          <w:sz w:val="21"/>
          <w:szCs w:val="21"/>
        </w:rPr>
        <w:t>表示沿通道</w:t>
      </w:r>
      <w:r w:rsidRPr="006432F4">
        <w:rPr>
          <w:rFonts w:hint="eastAsia"/>
          <w:sz w:val="21"/>
          <w:szCs w:val="21"/>
        </w:rPr>
        <w:t>（</w:t>
      </w:r>
      <w:r w:rsidRPr="006432F4">
        <w:rPr>
          <w:sz w:val="21"/>
          <w:szCs w:val="21"/>
        </w:rPr>
        <w:object w:dxaOrig="240" w:dyaOrig="260">
          <v:shape id="_x0000_i1133" type="#_x0000_t75" style="width:12.5pt;height:13.5pt" o:ole="">
            <v:imagedata r:id="rId216" o:title=""/>
          </v:shape>
          <o:OLEObject Type="Embed" ProgID="Equation.DSMT4" ShapeID="_x0000_i1133" DrawAspect="Content" ObjectID="_1652006538" r:id="rId217"/>
        </w:object>
      </w:r>
      <w:r w:rsidRPr="006432F4">
        <w:rPr>
          <w:rFonts w:hint="eastAsia"/>
          <w:sz w:val="21"/>
          <w:szCs w:val="21"/>
        </w:rPr>
        <w:t>）</w:t>
      </w:r>
      <w:r w:rsidRPr="006432F4">
        <w:rPr>
          <w:sz w:val="21"/>
          <w:szCs w:val="21"/>
        </w:rPr>
        <w:t>方向将所有二维特征图物理连接</w:t>
      </w:r>
      <w:r w:rsidRPr="006432F4">
        <w:rPr>
          <w:rFonts w:hint="eastAsia"/>
          <w:sz w:val="21"/>
          <w:szCs w:val="21"/>
        </w:rPr>
        <w:t>，形成厚度为</w:t>
      </w:r>
      <w:r w:rsidRPr="006432F4">
        <w:rPr>
          <w:sz w:val="21"/>
          <w:szCs w:val="21"/>
        </w:rPr>
        <w:object w:dxaOrig="240" w:dyaOrig="260">
          <v:shape id="_x0000_i1134" type="#_x0000_t75" style="width:12.5pt;height:13.5pt" o:ole="">
            <v:imagedata r:id="rId218" o:title=""/>
          </v:shape>
          <o:OLEObject Type="Embed" ProgID="Equation.DSMT4" ShapeID="_x0000_i1134" DrawAspect="Content" ObjectID="_1652006539" r:id="rId219"/>
        </w:object>
      </w:r>
      <w:r w:rsidRPr="006432F4">
        <w:rPr>
          <w:sz w:val="21"/>
          <w:szCs w:val="21"/>
        </w:rPr>
        <w:t>的特征簇</w:t>
      </w:r>
      <w:r w:rsidRPr="006432F4">
        <w:rPr>
          <w:rFonts w:hint="eastAsia"/>
          <w:sz w:val="21"/>
          <w:szCs w:val="21"/>
        </w:rPr>
        <w:t>。</w:t>
      </w:r>
    </w:p>
    <w:p w:rsidR="00BB2367" w:rsidRPr="006432F4" w:rsidRDefault="00E27F4D" w:rsidP="00E654D7">
      <w:pPr>
        <w:pStyle w:val="a4"/>
        <w:spacing w:before="240" w:line="360" w:lineRule="auto"/>
        <w:ind w:firstLine="480"/>
        <w:jc w:val="center"/>
      </w:pPr>
      <w:r>
        <w:rPr>
          <w:noProof/>
        </w:rPr>
        <w:lastRenderedPageBreak/>
        <w:pict>
          <v:shape id="_x0000_i1135" type="#_x0000_t75" style="width:199pt;height:149pt">
            <v:imagedata r:id="rId220" o:title="2层_mark"/>
          </v:shape>
        </w:pict>
      </w:r>
    </w:p>
    <w:p w:rsidR="00E80B22" w:rsidRPr="006432F4" w:rsidRDefault="00BB2367" w:rsidP="00E654D7">
      <w:pPr>
        <w:pStyle w:val="a4"/>
        <w:spacing w:before="240"/>
        <w:ind w:firstLine="360"/>
        <w:jc w:val="center"/>
        <w:rPr>
          <w:sz w:val="18"/>
          <w:szCs w:val="18"/>
        </w:rPr>
      </w:pPr>
      <w:r w:rsidRPr="006432F4">
        <w:rPr>
          <w:sz w:val="18"/>
          <w:szCs w:val="18"/>
        </w:rPr>
        <w:t>图</w:t>
      </w:r>
      <w:r w:rsidRPr="006432F4">
        <w:rPr>
          <w:rFonts w:hint="eastAsia"/>
          <w:sz w:val="18"/>
          <w:szCs w:val="18"/>
        </w:rPr>
        <w:t>1</w:t>
      </w:r>
      <w:r w:rsidRPr="006432F4">
        <w:rPr>
          <w:sz w:val="18"/>
          <w:szCs w:val="18"/>
        </w:rPr>
        <w:t xml:space="preserve">.3 </w:t>
      </w:r>
      <w:r w:rsidRPr="006432F4">
        <w:rPr>
          <w:sz w:val="18"/>
          <w:szCs w:val="18"/>
        </w:rPr>
        <w:t>原始卷积物理层</w:t>
      </w:r>
    </w:p>
    <w:p w:rsidR="001E0177" w:rsidRPr="006432F4" w:rsidRDefault="001E0177" w:rsidP="001E0177">
      <w:pPr>
        <w:pStyle w:val="a4"/>
        <w:ind w:firstLine="420"/>
        <w:rPr>
          <w:sz w:val="21"/>
          <w:szCs w:val="21"/>
        </w:rPr>
      </w:pPr>
      <w:r w:rsidRPr="006432F4">
        <w:rPr>
          <w:rFonts w:hint="eastAsia"/>
          <w:sz w:val="21"/>
          <w:szCs w:val="21"/>
        </w:rPr>
        <w:t>在常规的神经网络中</w:t>
      </w:r>
      <w:r w:rsidR="00BB2367" w:rsidRPr="006432F4">
        <w:rPr>
          <w:rFonts w:hint="eastAsia"/>
          <w:sz w:val="21"/>
          <w:szCs w:val="21"/>
        </w:rPr>
        <w:t>（如图</w:t>
      </w:r>
      <w:r w:rsidR="00BB2367" w:rsidRPr="006432F4">
        <w:rPr>
          <w:rFonts w:hint="eastAsia"/>
          <w:sz w:val="21"/>
          <w:szCs w:val="21"/>
        </w:rPr>
        <w:t>1</w:t>
      </w:r>
      <w:r w:rsidR="00BB2367" w:rsidRPr="006432F4">
        <w:rPr>
          <w:sz w:val="21"/>
          <w:szCs w:val="21"/>
        </w:rPr>
        <w:t>.3</w:t>
      </w:r>
      <w:r w:rsidR="00BB2367" w:rsidRPr="006432F4">
        <w:rPr>
          <w:rFonts w:hint="eastAsia"/>
          <w:sz w:val="21"/>
          <w:szCs w:val="21"/>
        </w:rPr>
        <w:t>）</w:t>
      </w:r>
      <w:r w:rsidRPr="006432F4">
        <w:rPr>
          <w:rFonts w:hint="eastAsia"/>
          <w:sz w:val="21"/>
          <w:szCs w:val="21"/>
        </w:rPr>
        <w:t>，</w:t>
      </w:r>
      <w:r w:rsidR="00BB2367" w:rsidRPr="006432F4">
        <w:rPr>
          <w:rFonts w:hint="eastAsia"/>
          <w:sz w:val="21"/>
          <w:szCs w:val="21"/>
        </w:rPr>
        <w:t>相邻物理层之间</w:t>
      </w:r>
      <w:r w:rsidRPr="006432F4">
        <w:rPr>
          <w:sz w:val="21"/>
          <w:szCs w:val="21"/>
        </w:rPr>
        <w:object w:dxaOrig="240" w:dyaOrig="260">
          <v:shape id="_x0000_i1136" type="#_x0000_t75" style="width:12.5pt;height:13.5pt" o:ole="">
            <v:imagedata r:id="rId221" o:title=""/>
          </v:shape>
          <o:OLEObject Type="Embed" ProgID="Equation.DSMT4" ShapeID="_x0000_i1136" DrawAspect="Content" ObjectID="_1652006540" r:id="rId222"/>
        </w:object>
      </w:r>
      <w:r w:rsidRPr="006432F4">
        <w:rPr>
          <w:sz w:val="21"/>
          <w:szCs w:val="21"/>
        </w:rPr>
        <w:t>个卷积核权重有所区别而尺寸完全一致</w:t>
      </w:r>
      <w:r w:rsidRPr="006432F4">
        <w:rPr>
          <w:rFonts w:hint="eastAsia"/>
          <w:sz w:val="21"/>
          <w:szCs w:val="21"/>
        </w:rPr>
        <w:t>，</w:t>
      </w:r>
      <w:r w:rsidRPr="006432F4">
        <w:rPr>
          <w:sz w:val="21"/>
          <w:szCs w:val="21"/>
        </w:rPr>
        <w:t>因此</w:t>
      </w:r>
      <w:r w:rsidR="00CB5450" w:rsidRPr="006432F4">
        <w:rPr>
          <w:sz w:val="21"/>
          <w:szCs w:val="21"/>
        </w:rPr>
        <w:object w:dxaOrig="340" w:dyaOrig="380">
          <v:shape id="_x0000_i1137" type="#_x0000_t75" style="width:17pt;height:19pt" o:ole="">
            <v:imagedata r:id="rId223" o:title=""/>
          </v:shape>
          <o:OLEObject Type="Embed" ProgID="Equation.DSMT4" ShapeID="_x0000_i1137" DrawAspect="Content" ObjectID="_1652006541" r:id="rId224"/>
        </w:object>
      </w:r>
      <w:r w:rsidR="00CB5450" w:rsidRPr="006432F4">
        <w:rPr>
          <w:sz w:val="21"/>
          <w:szCs w:val="21"/>
        </w:rPr>
        <w:t>中每个像素点对应的前一层中局部</w:t>
      </w:r>
      <w:r w:rsidRPr="006432F4">
        <w:rPr>
          <w:sz w:val="21"/>
          <w:szCs w:val="21"/>
        </w:rPr>
        <w:t>感受野大小也是固定的</w:t>
      </w:r>
      <w:r w:rsidRPr="006432F4">
        <w:rPr>
          <w:rFonts w:hint="eastAsia"/>
          <w:sz w:val="21"/>
          <w:szCs w:val="21"/>
        </w:rPr>
        <w:t>。</w:t>
      </w:r>
      <w:r w:rsidR="00BB2367" w:rsidRPr="006432F4">
        <w:rPr>
          <w:rFonts w:hint="eastAsia"/>
          <w:sz w:val="21"/>
          <w:szCs w:val="21"/>
        </w:rPr>
        <w:t>这里我们将</w:t>
      </w:r>
      <w:r w:rsidR="00A82AC7" w:rsidRPr="006432F4">
        <w:rPr>
          <w:rFonts w:hint="eastAsia"/>
          <w:sz w:val="21"/>
          <w:szCs w:val="21"/>
        </w:rPr>
        <w:t>原始卷积物理层之间的部分称为层间卷积，</w:t>
      </w:r>
      <w:r w:rsidR="00CB5450" w:rsidRPr="006432F4">
        <w:rPr>
          <w:rFonts w:hint="eastAsia"/>
          <w:sz w:val="21"/>
          <w:szCs w:val="21"/>
        </w:rPr>
        <w:t xml:space="preserve"> </w:t>
      </w:r>
      <w:r w:rsidRPr="006432F4">
        <w:rPr>
          <w:rFonts w:hint="eastAsia"/>
          <w:sz w:val="21"/>
          <w:szCs w:val="21"/>
        </w:rPr>
        <w:t>Inception</w:t>
      </w:r>
      <w:r w:rsidR="00A82AC7" w:rsidRPr="006432F4">
        <w:rPr>
          <w:sz w:val="21"/>
          <w:szCs w:val="21"/>
        </w:rPr>
        <w:t xml:space="preserve"> </w:t>
      </w:r>
      <w:r w:rsidR="00A82AC7" w:rsidRPr="006432F4">
        <w:rPr>
          <w:rFonts w:hint="eastAsia"/>
          <w:sz w:val="21"/>
          <w:szCs w:val="21"/>
        </w:rPr>
        <w:t>(Szegedy</w:t>
      </w:r>
      <w:r w:rsidR="00A82AC7" w:rsidRPr="006432F4">
        <w:rPr>
          <w:sz w:val="21"/>
          <w:szCs w:val="21"/>
        </w:rPr>
        <w:t xml:space="preserve"> et al.</w:t>
      </w:r>
      <w:r w:rsidR="00A82AC7" w:rsidRPr="006432F4">
        <w:rPr>
          <w:rFonts w:hint="eastAsia"/>
          <w:sz w:val="21"/>
          <w:szCs w:val="21"/>
        </w:rPr>
        <w:t>,</w:t>
      </w:r>
      <w:r w:rsidR="00A82AC7" w:rsidRPr="006432F4">
        <w:rPr>
          <w:sz w:val="21"/>
          <w:szCs w:val="21"/>
        </w:rPr>
        <w:t xml:space="preserve"> </w:t>
      </w:r>
      <w:r w:rsidR="00A82AC7" w:rsidRPr="006432F4">
        <w:rPr>
          <w:rFonts w:hint="eastAsia"/>
          <w:sz w:val="21"/>
          <w:szCs w:val="21"/>
        </w:rPr>
        <w:t>2</w:t>
      </w:r>
      <w:r w:rsidR="00A82AC7" w:rsidRPr="006432F4">
        <w:rPr>
          <w:sz w:val="21"/>
          <w:szCs w:val="21"/>
        </w:rPr>
        <w:t>015)</w:t>
      </w:r>
      <w:r w:rsidRPr="006432F4">
        <w:rPr>
          <w:rFonts w:hint="eastAsia"/>
          <w:sz w:val="21"/>
          <w:szCs w:val="21"/>
        </w:rPr>
        <w:t>的层间卷积</w:t>
      </w:r>
      <w:r w:rsidR="00A82AC7" w:rsidRPr="006432F4">
        <w:rPr>
          <w:rFonts w:hint="eastAsia"/>
          <w:sz w:val="21"/>
          <w:szCs w:val="21"/>
        </w:rPr>
        <w:t>（如图</w:t>
      </w:r>
      <w:r w:rsidR="00A82AC7" w:rsidRPr="006432F4">
        <w:rPr>
          <w:rFonts w:hint="eastAsia"/>
          <w:sz w:val="21"/>
          <w:szCs w:val="21"/>
        </w:rPr>
        <w:t>1</w:t>
      </w:r>
      <w:r w:rsidR="00A82AC7" w:rsidRPr="006432F4">
        <w:rPr>
          <w:sz w:val="21"/>
          <w:szCs w:val="21"/>
        </w:rPr>
        <w:t>.4</w:t>
      </w:r>
      <w:r w:rsidR="00A82AC7" w:rsidRPr="006432F4">
        <w:rPr>
          <w:rFonts w:hint="eastAsia"/>
          <w:sz w:val="21"/>
          <w:szCs w:val="21"/>
        </w:rPr>
        <w:t>）</w:t>
      </w:r>
      <w:r w:rsidRPr="006432F4">
        <w:rPr>
          <w:sz w:val="21"/>
          <w:szCs w:val="21"/>
        </w:rPr>
        <w:t>是由多个不同尺寸的卷积核构成</w:t>
      </w:r>
      <w:r w:rsidRPr="006432F4">
        <w:rPr>
          <w:rFonts w:hint="eastAsia"/>
          <w:sz w:val="21"/>
          <w:szCs w:val="21"/>
        </w:rPr>
        <w:t>，</w:t>
      </w:r>
      <w:r w:rsidR="00CB5450" w:rsidRPr="006432F4">
        <w:rPr>
          <w:rFonts w:hint="eastAsia"/>
          <w:sz w:val="21"/>
          <w:szCs w:val="21"/>
        </w:rPr>
        <w:t>因此</w:t>
      </w:r>
      <w:r w:rsidR="000034EB" w:rsidRPr="006432F4">
        <w:rPr>
          <w:rFonts w:hint="eastAsia"/>
          <w:sz w:val="21"/>
          <w:szCs w:val="21"/>
        </w:rPr>
        <w:t>在相邻</w:t>
      </w:r>
      <w:r w:rsidR="000034EB" w:rsidRPr="006432F4">
        <w:rPr>
          <w:sz w:val="21"/>
          <w:szCs w:val="21"/>
        </w:rPr>
        <w:t>两个物理层内</w:t>
      </w:r>
      <w:r w:rsidR="00CB5450" w:rsidRPr="006432F4">
        <w:rPr>
          <w:rFonts w:hint="eastAsia"/>
          <w:sz w:val="21"/>
          <w:szCs w:val="21"/>
        </w:rPr>
        <w:t>该模块对特征的提取是并行多尺度的，另外，</w:t>
      </w:r>
      <w:r w:rsidR="000034EB" w:rsidRPr="006432F4">
        <w:rPr>
          <w:rFonts w:hint="eastAsia"/>
          <w:sz w:val="21"/>
          <w:szCs w:val="21"/>
        </w:rPr>
        <w:t>不同感受野</w:t>
      </w:r>
      <w:r w:rsidR="000034EB" w:rsidRPr="006432F4">
        <w:rPr>
          <w:sz w:val="21"/>
          <w:szCs w:val="21"/>
        </w:rPr>
        <w:t>的</w:t>
      </w:r>
      <w:r w:rsidR="00CB5450" w:rsidRPr="006432F4">
        <w:rPr>
          <w:rFonts w:hint="eastAsia"/>
          <w:sz w:val="21"/>
          <w:szCs w:val="21"/>
        </w:rPr>
        <w:t>所有的特征图沿厚度方向连接在一起。</w:t>
      </w:r>
      <w:r w:rsidRPr="006432F4">
        <w:rPr>
          <w:rFonts w:hint="eastAsia"/>
          <w:sz w:val="21"/>
          <w:szCs w:val="21"/>
        </w:rPr>
        <w:t>若不考虑</w:t>
      </w:r>
      <w:r w:rsidRPr="006432F4">
        <w:rPr>
          <w:rFonts w:hint="eastAsia"/>
          <w:sz w:val="21"/>
          <w:szCs w:val="21"/>
        </w:rPr>
        <w:t>Inception</w:t>
      </w:r>
      <w:r w:rsidRPr="006432F4">
        <w:rPr>
          <w:sz w:val="21"/>
          <w:szCs w:val="21"/>
        </w:rPr>
        <w:t>-v1-a</w:t>
      </w:r>
      <w:r w:rsidR="000034EB" w:rsidRPr="006432F4">
        <w:rPr>
          <w:rFonts w:hint="eastAsia"/>
          <w:sz w:val="21"/>
          <w:szCs w:val="21"/>
        </w:rPr>
        <w:t>（图</w:t>
      </w:r>
      <w:r w:rsidR="000034EB" w:rsidRPr="006432F4">
        <w:rPr>
          <w:rFonts w:hint="eastAsia"/>
          <w:sz w:val="21"/>
          <w:szCs w:val="21"/>
        </w:rPr>
        <w:t>1.4</w:t>
      </w:r>
      <w:r w:rsidR="000034EB" w:rsidRPr="006432F4">
        <w:rPr>
          <w:rFonts w:hint="eastAsia"/>
          <w:sz w:val="21"/>
          <w:szCs w:val="21"/>
        </w:rPr>
        <w:t>左）</w:t>
      </w:r>
      <w:r w:rsidRPr="006432F4">
        <w:rPr>
          <w:rFonts w:hint="eastAsia"/>
          <w:sz w:val="21"/>
          <w:szCs w:val="21"/>
        </w:rPr>
        <w:t>步长为</w:t>
      </w:r>
      <w:r w:rsidR="000034EB" w:rsidRPr="006432F4">
        <w:rPr>
          <w:sz w:val="21"/>
          <w:szCs w:val="21"/>
        </w:rPr>
        <w:t>1</w:t>
      </w:r>
      <w:r w:rsidRPr="006432F4">
        <w:rPr>
          <w:rFonts w:hint="eastAsia"/>
          <w:sz w:val="21"/>
          <w:szCs w:val="21"/>
        </w:rPr>
        <w:t>的</w:t>
      </w:r>
      <w:r w:rsidRPr="006432F4">
        <w:rPr>
          <w:sz w:val="21"/>
          <w:szCs w:val="21"/>
        </w:rPr>
        <w:object w:dxaOrig="480" w:dyaOrig="279">
          <v:shape id="_x0000_i1138" type="#_x0000_t75" style="width:24.5pt;height:13.5pt" o:ole="">
            <v:imagedata r:id="rId225" o:title=""/>
          </v:shape>
          <o:OLEObject Type="Embed" ProgID="Equation.DSMT4" ShapeID="_x0000_i1138" DrawAspect="Content" ObjectID="_1652006542" r:id="rId226"/>
        </w:object>
      </w:r>
      <w:r w:rsidRPr="006432F4">
        <w:rPr>
          <w:sz w:val="21"/>
          <w:szCs w:val="21"/>
        </w:rPr>
        <w:t>Maxpooling</w:t>
      </w:r>
      <w:r w:rsidRPr="006432F4">
        <w:rPr>
          <w:sz w:val="21"/>
          <w:szCs w:val="21"/>
        </w:rPr>
        <w:t>层</w:t>
      </w:r>
      <w:r w:rsidRPr="006432F4">
        <w:rPr>
          <w:rFonts w:hint="eastAsia"/>
          <w:sz w:val="21"/>
          <w:szCs w:val="21"/>
        </w:rPr>
        <w:t>，可将其表示为</w:t>
      </w:r>
    </w:p>
    <w:p w:rsidR="008D21D5" w:rsidRPr="006432F4" w:rsidRDefault="00A82AC7" w:rsidP="00A82AC7">
      <w:pPr>
        <w:pStyle w:val="MTDisplayEquation"/>
        <w:rPr>
          <w:rFonts w:ascii="Times New Roman" w:hAnsi="Times New Roman" w:cs="Times New Roman"/>
        </w:rPr>
      </w:pPr>
      <w:r w:rsidRPr="006432F4">
        <w:rPr>
          <w:rFonts w:ascii="Times New Roman" w:hAnsi="Times New Roman"/>
        </w:rPr>
        <w:tab/>
      </w:r>
      <w:r w:rsidR="007108AD" w:rsidRPr="006432F4">
        <w:rPr>
          <w:rFonts w:ascii="Times New Roman" w:hAnsi="Times New Roman"/>
          <w:position w:val="-124"/>
        </w:rPr>
        <w:object w:dxaOrig="4660" w:dyaOrig="2600">
          <v:shape id="_x0000_i1139" type="#_x0000_t75" style="width:233pt;height:130.5pt" o:ole="">
            <v:imagedata r:id="rId227" o:title=""/>
          </v:shape>
          <o:OLEObject Type="Embed" ProgID="Equation.DSMT4" ShapeID="_x0000_i1139" DrawAspect="Content" ObjectID="_1652006543" r:id="rId228"/>
        </w:object>
      </w:r>
      <w:r w:rsidRPr="006432F4">
        <w:rPr>
          <w:rFonts w:ascii="Times New Roman" w:hAnsi="Times New Roman"/>
        </w:rPr>
        <w:t xml:space="preserve"> </w:t>
      </w:r>
      <w:r w:rsidRPr="006432F4">
        <w:rPr>
          <w:rFonts w:ascii="Times New Roman" w:hAnsi="Times New Roman"/>
        </w:rPr>
        <w:tab/>
      </w:r>
      <w:r w:rsidRPr="006432F4">
        <w:rPr>
          <w:rFonts w:ascii="Times New Roman" w:hAnsi="Times New Roman" w:cs="Times New Roman"/>
        </w:rPr>
        <w:fldChar w:fldCharType="begin"/>
      </w:r>
      <w:r w:rsidRPr="006432F4">
        <w:rPr>
          <w:rFonts w:ascii="Times New Roman" w:hAnsi="Times New Roman" w:cs="Times New Roman"/>
        </w:rPr>
        <w:instrText xml:space="preserve"> MACROBUTTON MTPlaceRef \* MERGEFORMAT </w:instrText>
      </w:r>
      <w:r w:rsidRPr="006432F4">
        <w:rPr>
          <w:rFonts w:ascii="Times New Roman" w:hAnsi="Times New Roman" w:cs="Times New Roman"/>
        </w:rPr>
        <w:fldChar w:fldCharType="begin"/>
      </w:r>
      <w:r w:rsidRPr="006432F4">
        <w:rPr>
          <w:rFonts w:ascii="Times New Roman" w:hAnsi="Times New Roman" w:cs="Times New Roman"/>
        </w:rPr>
        <w:instrText xml:space="preserve"> SEQ MTEqn \h \* MERGEFORMAT </w:instrText>
      </w:r>
      <w:r w:rsidRPr="006432F4">
        <w:rPr>
          <w:rFonts w:ascii="Times New Roman" w:hAnsi="Times New Roman" w:cs="Times New Roman"/>
        </w:rPr>
        <w:fldChar w:fldCharType="end"/>
      </w:r>
      <w:r w:rsidRPr="006432F4">
        <w:rPr>
          <w:rFonts w:ascii="Times New Roman" w:hAnsi="Times New Roman" w:cs="Times New Roman"/>
        </w:rPr>
        <w:instrText>(</w:instrText>
      </w:r>
      <w:r w:rsidRPr="006432F4">
        <w:rPr>
          <w:rFonts w:ascii="Times New Roman" w:hAnsi="Times New Roman" w:cs="Times New Roman"/>
        </w:rPr>
        <w:fldChar w:fldCharType="begin"/>
      </w:r>
      <w:r w:rsidRPr="006432F4">
        <w:rPr>
          <w:rFonts w:ascii="Times New Roman" w:hAnsi="Times New Roman" w:cs="Times New Roman"/>
        </w:rPr>
        <w:instrText xml:space="preserve"> SEQ MTSec \c \* Arabic \* MERGEFORMAT </w:instrText>
      </w:r>
      <w:r w:rsidRPr="006432F4">
        <w:rPr>
          <w:rFonts w:ascii="Times New Roman" w:hAnsi="Times New Roman" w:cs="Times New Roman"/>
        </w:rPr>
        <w:fldChar w:fldCharType="separate"/>
      </w:r>
      <w:r w:rsidR="00D92CA1" w:rsidRPr="006432F4">
        <w:rPr>
          <w:rFonts w:ascii="Times New Roman" w:hAnsi="Times New Roman" w:cs="Times New Roman"/>
          <w:noProof/>
        </w:rPr>
        <w:instrText>1</w:instrText>
      </w:r>
      <w:r w:rsidRPr="006432F4">
        <w:rPr>
          <w:rFonts w:ascii="Times New Roman" w:hAnsi="Times New Roman" w:cs="Times New Roman"/>
        </w:rPr>
        <w:fldChar w:fldCharType="end"/>
      </w:r>
      <w:r w:rsidRPr="006432F4">
        <w:rPr>
          <w:rFonts w:ascii="Times New Roman" w:hAnsi="Times New Roman" w:cs="Times New Roman"/>
        </w:rPr>
        <w:instrText>.</w:instrText>
      </w:r>
      <w:r w:rsidRPr="006432F4">
        <w:rPr>
          <w:rFonts w:ascii="Times New Roman" w:hAnsi="Times New Roman" w:cs="Times New Roman"/>
        </w:rPr>
        <w:fldChar w:fldCharType="begin"/>
      </w:r>
      <w:r w:rsidRPr="006432F4">
        <w:rPr>
          <w:rFonts w:ascii="Times New Roman" w:hAnsi="Times New Roman" w:cs="Times New Roman"/>
        </w:rPr>
        <w:instrText xml:space="preserve"> SEQ MTEqn \c \* Arabic \* MERGEFORMAT </w:instrText>
      </w:r>
      <w:r w:rsidRPr="006432F4">
        <w:rPr>
          <w:rFonts w:ascii="Times New Roman" w:hAnsi="Times New Roman" w:cs="Times New Roman"/>
        </w:rPr>
        <w:fldChar w:fldCharType="separate"/>
      </w:r>
      <w:r w:rsidR="00D92CA1" w:rsidRPr="006432F4">
        <w:rPr>
          <w:rFonts w:ascii="Times New Roman" w:hAnsi="Times New Roman" w:cs="Times New Roman"/>
          <w:noProof/>
        </w:rPr>
        <w:instrText>13</w:instrText>
      </w:r>
      <w:r w:rsidRPr="006432F4">
        <w:rPr>
          <w:rFonts w:ascii="Times New Roman" w:hAnsi="Times New Roman" w:cs="Times New Roman"/>
        </w:rPr>
        <w:fldChar w:fldCharType="end"/>
      </w:r>
      <w:r w:rsidRPr="006432F4">
        <w:rPr>
          <w:rFonts w:ascii="Times New Roman" w:hAnsi="Times New Roman" w:cs="Times New Roman"/>
        </w:rPr>
        <w:instrText>)</w:instrText>
      </w:r>
      <w:r w:rsidRPr="006432F4">
        <w:rPr>
          <w:rFonts w:ascii="Times New Roman" w:hAnsi="Times New Roman" w:cs="Times New Roman"/>
        </w:rPr>
        <w:fldChar w:fldCharType="end"/>
      </w:r>
    </w:p>
    <w:p w:rsidR="00E80B22" w:rsidRPr="006432F4" w:rsidRDefault="0040734D" w:rsidP="00E80B22">
      <w:pPr>
        <w:rPr>
          <w:rFonts w:ascii="Times New Roman" w:hAnsi="Times New Roman"/>
          <w:szCs w:val="21"/>
        </w:rPr>
      </w:pPr>
      <w:r w:rsidRPr="006432F4">
        <w:rPr>
          <w:rFonts w:ascii="Times New Roman" w:hAnsi="Times New Roman" w:hint="eastAsia"/>
          <w:szCs w:val="21"/>
        </w:rPr>
        <w:t>其中，</w:t>
      </w:r>
      <w:r w:rsidRPr="006432F4">
        <w:rPr>
          <w:rFonts w:ascii="Times New Roman" w:hAnsi="Times New Roman"/>
          <w:position w:val="-10"/>
          <w:szCs w:val="21"/>
        </w:rPr>
        <w:object w:dxaOrig="200" w:dyaOrig="260">
          <v:shape id="_x0000_i1140" type="#_x0000_t75" style="width:9.5pt;height:13.5pt" o:ole="">
            <v:imagedata r:id="rId229" o:title=""/>
          </v:shape>
          <o:OLEObject Type="Embed" ProgID="Equation.DSMT4" ShapeID="_x0000_i1140" DrawAspect="Content" ObjectID="_1652006544" r:id="rId230"/>
        </w:object>
      </w:r>
      <w:r w:rsidRPr="006432F4">
        <w:rPr>
          <w:rFonts w:ascii="Times New Roman" w:hAnsi="Times New Roman"/>
          <w:szCs w:val="21"/>
        </w:rPr>
        <w:t>表示不同尺寸的卷积核</w:t>
      </w:r>
      <w:r w:rsidR="009E06A1" w:rsidRPr="006432F4">
        <w:rPr>
          <w:rFonts w:ascii="Times New Roman" w:hAnsi="Times New Roman" w:hint="eastAsia"/>
          <w:szCs w:val="21"/>
        </w:rPr>
        <w:t>，在</w:t>
      </w:r>
      <w:r w:rsidR="009E06A1" w:rsidRPr="006432F4">
        <w:rPr>
          <w:rFonts w:ascii="Times New Roman" w:hAnsi="Times New Roman" w:cs="Times New Roman"/>
          <w:szCs w:val="21"/>
        </w:rPr>
        <w:t>Inception-v1</w:t>
      </w:r>
      <w:r w:rsidR="009E06A1" w:rsidRPr="006432F4">
        <w:rPr>
          <w:rFonts w:ascii="Times New Roman" w:hAnsi="Times New Roman" w:hint="eastAsia"/>
          <w:szCs w:val="21"/>
        </w:rPr>
        <w:t>中</w:t>
      </w:r>
      <w:r w:rsidR="009E06A1" w:rsidRPr="006432F4">
        <w:rPr>
          <w:rFonts w:ascii="Times New Roman" w:hAnsi="Times New Roman"/>
          <w:position w:val="-14"/>
          <w:szCs w:val="21"/>
        </w:rPr>
        <w:object w:dxaOrig="2820" w:dyaOrig="380">
          <v:shape id="_x0000_i1141" type="#_x0000_t75" style="width:141.5pt;height:19pt" o:ole="">
            <v:imagedata r:id="rId231" o:title=""/>
          </v:shape>
          <o:OLEObject Type="Embed" ProgID="Equation.DSMT4" ShapeID="_x0000_i1141" DrawAspect="Content" ObjectID="_1652006545" r:id="rId232"/>
        </w:object>
      </w:r>
      <w:r w:rsidR="009E06A1" w:rsidRPr="006432F4">
        <w:rPr>
          <w:rFonts w:ascii="Times New Roman" w:hAnsi="Times New Roman" w:hint="eastAsia"/>
          <w:szCs w:val="21"/>
        </w:rPr>
        <w:t>。</w:t>
      </w:r>
    </w:p>
    <w:p w:rsidR="00E654D7" w:rsidRPr="006432F4" w:rsidRDefault="00E654D7" w:rsidP="00E80B22">
      <w:pPr>
        <w:rPr>
          <w:rFonts w:ascii="Times New Roman" w:hAnsi="Times New Roman"/>
          <w:szCs w:val="21"/>
        </w:rPr>
      </w:pPr>
    </w:p>
    <w:p w:rsidR="00E80B22" w:rsidRPr="006432F4" w:rsidRDefault="00E27F4D" w:rsidP="00E654D7">
      <w:pPr>
        <w:spacing w:line="360" w:lineRule="auto"/>
        <w:rPr>
          <w:rFonts w:ascii="Times New Roman" w:hAnsi="Times New Roman"/>
          <w:noProof/>
        </w:rPr>
      </w:pPr>
      <w:r>
        <w:rPr>
          <w:rFonts w:ascii="Times New Roman" w:hAnsi="Times New Roman"/>
        </w:rPr>
        <w:pict>
          <v:shape id="_x0000_i1142" type="#_x0000_t75" style="width:199pt;height:139.5pt">
            <v:imagedata r:id="rId233" o:title="Inception-v1-a"/>
          </v:shape>
        </w:pict>
      </w:r>
      <w:r>
        <w:rPr>
          <w:rFonts w:ascii="Times New Roman" w:hAnsi="Times New Roman"/>
          <w:noProof/>
        </w:rPr>
        <w:pict>
          <v:shape id="_x0000_i1143" type="#_x0000_t75" style="width:199pt;height:155.5pt">
            <v:imagedata r:id="rId234" o:title="Inception-v1-b"/>
          </v:shape>
        </w:pict>
      </w:r>
    </w:p>
    <w:p w:rsidR="00E80B22" w:rsidRPr="006432F4" w:rsidRDefault="00E27F4D" w:rsidP="00E654D7">
      <w:pPr>
        <w:spacing w:line="360" w:lineRule="auto"/>
        <w:jc w:val="center"/>
        <w:rPr>
          <w:rFonts w:ascii="Times New Roman" w:hAnsi="Times New Roman"/>
          <w:noProof/>
        </w:rPr>
      </w:pPr>
      <w:r>
        <w:rPr>
          <w:rFonts w:ascii="Times New Roman" w:hAnsi="Times New Roman"/>
          <w:noProof/>
        </w:rPr>
        <w:lastRenderedPageBreak/>
        <w:pict>
          <v:shape id="_x0000_i1144" type="#_x0000_t75" style="width:86.5pt;height:36pt">
            <v:imagedata r:id="rId235" o:title="图例1"/>
          </v:shape>
        </w:pict>
      </w:r>
    </w:p>
    <w:p w:rsidR="00E80B22" w:rsidRPr="006432F4" w:rsidRDefault="00E80B22" w:rsidP="00E80B22">
      <w:pPr>
        <w:jc w:val="center"/>
        <w:rPr>
          <w:rFonts w:ascii="Times New Roman" w:hAnsi="Times New Roman" w:cs="Times New Roman"/>
          <w:sz w:val="18"/>
          <w:szCs w:val="18"/>
        </w:rPr>
      </w:pPr>
      <w:r w:rsidRPr="006432F4">
        <w:rPr>
          <w:rFonts w:ascii="Times New Roman" w:hAnsi="Times New Roman" w:cs="Times New Roman"/>
          <w:sz w:val="18"/>
          <w:szCs w:val="18"/>
        </w:rPr>
        <w:t>图</w:t>
      </w:r>
      <w:r w:rsidRPr="006432F4">
        <w:rPr>
          <w:rFonts w:ascii="Times New Roman" w:hAnsi="Times New Roman" w:cs="Times New Roman"/>
          <w:sz w:val="18"/>
          <w:szCs w:val="18"/>
        </w:rPr>
        <w:t>1.4 Inception-v1-a(</w:t>
      </w:r>
      <w:r w:rsidRPr="006432F4">
        <w:rPr>
          <w:rFonts w:ascii="Times New Roman" w:hAnsi="Times New Roman" w:cs="Times New Roman"/>
          <w:sz w:val="18"/>
          <w:szCs w:val="18"/>
        </w:rPr>
        <w:t>左</w:t>
      </w:r>
      <w:r w:rsidRPr="006432F4">
        <w:rPr>
          <w:rFonts w:ascii="Times New Roman" w:hAnsi="Times New Roman" w:cs="Times New Roman"/>
          <w:sz w:val="18"/>
          <w:szCs w:val="18"/>
        </w:rPr>
        <w:t xml:space="preserve">) </w:t>
      </w:r>
      <w:r w:rsidRPr="006432F4">
        <w:rPr>
          <w:rFonts w:ascii="Times New Roman" w:hAnsi="Times New Roman" w:cs="Times New Roman"/>
          <w:sz w:val="18"/>
          <w:szCs w:val="18"/>
        </w:rPr>
        <w:t>、</w:t>
      </w:r>
      <w:r w:rsidRPr="006432F4">
        <w:rPr>
          <w:rFonts w:ascii="Times New Roman" w:hAnsi="Times New Roman" w:cs="Times New Roman"/>
          <w:sz w:val="18"/>
          <w:szCs w:val="18"/>
        </w:rPr>
        <w:t>Inceptionv1-b(</w:t>
      </w:r>
      <w:r w:rsidRPr="006432F4">
        <w:rPr>
          <w:rFonts w:ascii="Times New Roman" w:hAnsi="Times New Roman" w:cs="Times New Roman"/>
          <w:sz w:val="18"/>
          <w:szCs w:val="18"/>
        </w:rPr>
        <w:t>右</w:t>
      </w:r>
      <w:r w:rsidRPr="006432F4">
        <w:rPr>
          <w:rFonts w:ascii="Times New Roman" w:hAnsi="Times New Roman" w:cs="Times New Roman"/>
          <w:sz w:val="18"/>
          <w:szCs w:val="18"/>
        </w:rPr>
        <w:t>)</w:t>
      </w:r>
    </w:p>
    <w:p w:rsidR="00CB5450" w:rsidRPr="006432F4" w:rsidRDefault="00D92CA1" w:rsidP="00EA711C">
      <w:pPr>
        <w:pStyle w:val="a4"/>
        <w:ind w:firstLine="420"/>
        <w:rPr>
          <w:sz w:val="21"/>
          <w:szCs w:val="21"/>
        </w:rPr>
      </w:pPr>
      <w:r w:rsidRPr="006432F4">
        <w:rPr>
          <w:rFonts w:hint="eastAsia"/>
          <w:sz w:val="21"/>
          <w:szCs w:val="21"/>
        </w:rPr>
        <w:t>图中</w:t>
      </w:r>
      <w:r w:rsidRPr="006432F4">
        <w:rPr>
          <w:sz w:val="21"/>
          <w:szCs w:val="21"/>
        </w:rPr>
        <w:object w:dxaOrig="900" w:dyaOrig="400">
          <v:shape id="_x0000_i1145" type="#_x0000_t75" style="width:45pt;height:20.5pt" o:ole="">
            <v:imagedata r:id="rId236" o:title=""/>
          </v:shape>
          <o:OLEObject Type="Embed" ProgID="Equation.DSMT4" ShapeID="_x0000_i1145" DrawAspect="Content" ObjectID="_1652006546" r:id="rId237"/>
        </w:object>
      </w:r>
      <w:r w:rsidRPr="006432F4">
        <w:rPr>
          <w:rFonts w:hint="eastAsia"/>
          <w:sz w:val="21"/>
          <w:szCs w:val="21"/>
        </w:rPr>
        <w:t>定义为</w:t>
      </w:r>
      <w:r w:rsidRPr="006432F4">
        <w:rPr>
          <w:sz w:val="21"/>
          <w:szCs w:val="21"/>
        </w:rPr>
        <w:t>以平面尺寸为</w:t>
      </w:r>
      <w:r w:rsidRPr="006432F4">
        <w:rPr>
          <w:sz w:val="21"/>
          <w:szCs w:val="21"/>
        </w:rPr>
        <w:object w:dxaOrig="680" w:dyaOrig="279">
          <v:shape id="_x0000_i1146" type="#_x0000_t75" style="width:34pt;height:13.5pt" o:ole="">
            <v:imagedata r:id="rId238" o:title=""/>
          </v:shape>
          <o:OLEObject Type="Embed" ProgID="Equation.DSMT4" ShapeID="_x0000_i1146" DrawAspect="Content" ObjectID="_1652006547" r:id="rId239"/>
        </w:object>
      </w:r>
      <w:r w:rsidRPr="006432F4">
        <w:rPr>
          <w:sz w:val="21"/>
          <w:szCs w:val="21"/>
        </w:rPr>
        <w:t>的卷积核对</w:t>
      </w:r>
      <w:r w:rsidRPr="006432F4">
        <w:rPr>
          <w:sz w:val="21"/>
          <w:szCs w:val="21"/>
        </w:rPr>
        <w:object w:dxaOrig="279" w:dyaOrig="320">
          <v:shape id="_x0000_i1147" type="#_x0000_t75" style="width:13.5pt;height:16.5pt" o:ole="">
            <v:imagedata r:id="rId240" o:title=""/>
          </v:shape>
          <o:OLEObject Type="Embed" ProgID="Equation.DSMT4" ShapeID="_x0000_i1147" DrawAspect="Content" ObjectID="_1652006548" r:id="rId241"/>
        </w:object>
      </w:r>
      <w:r w:rsidRPr="006432F4">
        <w:rPr>
          <w:sz w:val="21"/>
          <w:szCs w:val="21"/>
        </w:rPr>
        <w:t>卷积</w:t>
      </w:r>
      <w:r w:rsidRPr="006432F4">
        <w:rPr>
          <w:rFonts w:hint="eastAsia"/>
          <w:sz w:val="21"/>
          <w:szCs w:val="21"/>
        </w:rPr>
        <w:t>，</w:t>
      </w:r>
      <w:r w:rsidRPr="006432F4">
        <w:rPr>
          <w:sz w:val="21"/>
          <w:szCs w:val="21"/>
        </w:rPr>
        <w:t>上标</w:t>
      </w:r>
      <w:r w:rsidRPr="006432F4">
        <w:rPr>
          <w:sz w:val="21"/>
          <w:szCs w:val="21"/>
        </w:rPr>
        <w:object w:dxaOrig="900" w:dyaOrig="320">
          <v:shape id="_x0000_i1148" type="#_x0000_t75" style="width:45pt;height:16.5pt" o:ole="">
            <v:imagedata r:id="rId242" o:title=""/>
          </v:shape>
          <o:OLEObject Type="Embed" ProgID="Equation.DSMT4" ShapeID="_x0000_i1148" DrawAspect="Content" ObjectID="_1652006549" r:id="rId243"/>
        </w:object>
      </w:r>
      <w:r w:rsidRPr="006432F4">
        <w:rPr>
          <w:sz w:val="21"/>
          <w:szCs w:val="21"/>
        </w:rPr>
        <w:t>表示与卷积层相连的激活层是</w:t>
      </w:r>
      <w:r w:rsidRPr="006432F4">
        <w:rPr>
          <w:rFonts w:hint="eastAsia"/>
          <w:sz w:val="21"/>
          <w:szCs w:val="21"/>
        </w:rPr>
        <w:t>（</w:t>
      </w:r>
      <w:r w:rsidRPr="006432F4">
        <w:rPr>
          <w:rFonts w:hint="eastAsia"/>
          <w:sz w:val="21"/>
          <w:szCs w:val="21"/>
        </w:rPr>
        <w:t>1</w:t>
      </w:r>
      <w:r w:rsidRPr="006432F4">
        <w:rPr>
          <w:rFonts w:hint="eastAsia"/>
          <w:sz w:val="21"/>
          <w:szCs w:val="21"/>
        </w:rPr>
        <w:t>）</w:t>
      </w:r>
      <w:r w:rsidRPr="006432F4">
        <w:rPr>
          <w:sz w:val="21"/>
          <w:szCs w:val="21"/>
        </w:rPr>
        <w:t>否</w:t>
      </w:r>
      <w:r w:rsidRPr="006432F4">
        <w:rPr>
          <w:rFonts w:hint="eastAsia"/>
          <w:sz w:val="21"/>
          <w:szCs w:val="21"/>
        </w:rPr>
        <w:t>（</w:t>
      </w:r>
      <w:r w:rsidRPr="006432F4">
        <w:rPr>
          <w:rFonts w:hint="eastAsia"/>
          <w:sz w:val="21"/>
          <w:szCs w:val="21"/>
        </w:rPr>
        <w:t>0</w:t>
      </w:r>
      <w:r w:rsidRPr="006432F4">
        <w:rPr>
          <w:rFonts w:hint="eastAsia"/>
          <w:sz w:val="21"/>
          <w:szCs w:val="21"/>
        </w:rPr>
        <w:t>）起作用，同时将最大池化定义为</w:t>
      </w:r>
      <w:r w:rsidRPr="006432F4">
        <w:rPr>
          <w:sz w:val="21"/>
          <w:szCs w:val="21"/>
        </w:rPr>
        <w:object w:dxaOrig="600" w:dyaOrig="400">
          <v:shape id="_x0000_i1149" type="#_x0000_t75" style="width:30pt;height:20.5pt" o:ole="">
            <v:imagedata r:id="rId244" o:title=""/>
          </v:shape>
          <o:OLEObject Type="Embed" ProgID="Equation.DSMT4" ShapeID="_x0000_i1149" DrawAspect="Content" ObjectID="_1652006550" r:id="rId245"/>
        </w:object>
      </w:r>
      <w:r w:rsidRPr="006432F4">
        <w:rPr>
          <w:rFonts w:hint="eastAsia"/>
          <w:sz w:val="21"/>
          <w:szCs w:val="21"/>
        </w:rPr>
        <w:t>，</w:t>
      </w:r>
      <w:r w:rsidRPr="006432F4">
        <w:rPr>
          <w:sz w:val="21"/>
          <w:szCs w:val="21"/>
        </w:rPr>
        <w:t>其中</w:t>
      </w:r>
      <w:r w:rsidRPr="006432F4">
        <w:rPr>
          <w:sz w:val="21"/>
          <w:szCs w:val="21"/>
        </w:rPr>
        <w:object w:dxaOrig="220" w:dyaOrig="279">
          <v:shape id="_x0000_i1150" type="#_x0000_t75" style="width:11pt;height:13.5pt" o:ole="">
            <v:imagedata r:id="rId246" o:title=""/>
          </v:shape>
          <o:OLEObject Type="Embed" ProgID="Equation.DSMT4" ShapeID="_x0000_i1150" DrawAspect="Content" ObjectID="_1652006551" r:id="rId247"/>
        </w:object>
      </w:r>
      <w:r w:rsidRPr="006432F4">
        <w:rPr>
          <w:sz w:val="21"/>
          <w:szCs w:val="21"/>
        </w:rPr>
        <w:t>表示步长</w:t>
      </w:r>
      <w:r w:rsidRPr="006432F4">
        <w:rPr>
          <w:rFonts w:hint="eastAsia"/>
          <w:sz w:val="21"/>
          <w:szCs w:val="21"/>
        </w:rPr>
        <w:t>，</w:t>
      </w:r>
      <w:r w:rsidRPr="006432F4">
        <w:rPr>
          <w:sz w:val="21"/>
          <w:szCs w:val="21"/>
        </w:rPr>
        <w:object w:dxaOrig="680" w:dyaOrig="279">
          <v:shape id="_x0000_i1151" type="#_x0000_t75" style="width:34pt;height:13.5pt" o:ole="">
            <v:imagedata r:id="rId238" o:title=""/>
          </v:shape>
          <o:OLEObject Type="Embed" ProgID="Equation.DSMT4" ShapeID="_x0000_i1151" DrawAspect="Content" ObjectID="_1652006552" r:id="rId248"/>
        </w:object>
      </w:r>
      <w:r w:rsidRPr="006432F4">
        <w:rPr>
          <w:sz w:val="21"/>
          <w:szCs w:val="21"/>
        </w:rPr>
        <w:t>表示池化窗口大小</w:t>
      </w:r>
      <w:r w:rsidRPr="006432F4">
        <w:rPr>
          <w:rFonts w:hint="eastAsia"/>
          <w:sz w:val="21"/>
          <w:szCs w:val="21"/>
        </w:rPr>
        <w:t>。</w:t>
      </w:r>
      <w:r w:rsidR="00EA711C" w:rsidRPr="006432F4">
        <w:rPr>
          <w:rFonts w:hint="eastAsia"/>
          <w:sz w:val="21"/>
          <w:szCs w:val="21"/>
        </w:rPr>
        <w:t>另外，</w:t>
      </w:r>
      <w:r w:rsidR="00EA711C" w:rsidRPr="006432F4">
        <w:rPr>
          <w:sz w:val="21"/>
          <w:szCs w:val="21"/>
        </w:rPr>
        <w:t>v1</w:t>
      </w:r>
      <w:r w:rsidR="00EA711C" w:rsidRPr="006432F4">
        <w:rPr>
          <w:rFonts w:hint="eastAsia"/>
          <w:sz w:val="21"/>
          <w:szCs w:val="21"/>
        </w:rPr>
        <w:t>-</w:t>
      </w:r>
      <w:r w:rsidR="00EA711C" w:rsidRPr="006432F4">
        <w:rPr>
          <w:sz w:val="21"/>
          <w:szCs w:val="21"/>
        </w:rPr>
        <w:t>b</w:t>
      </w:r>
      <w:r w:rsidR="00EA711C" w:rsidRPr="006432F4">
        <w:rPr>
          <w:sz w:val="21"/>
          <w:szCs w:val="21"/>
        </w:rPr>
        <w:t>中</w:t>
      </w:r>
      <w:r w:rsidR="00F02391" w:rsidRPr="006432F4">
        <w:rPr>
          <w:sz w:val="21"/>
          <w:szCs w:val="21"/>
        </w:rPr>
        <w:t>与</w:t>
      </w:r>
      <w:r w:rsidR="00F02391" w:rsidRPr="006432F4">
        <w:rPr>
          <w:sz w:val="21"/>
          <w:szCs w:val="21"/>
        </w:rPr>
        <w:object w:dxaOrig="520" w:dyaOrig="400">
          <v:shape id="_x0000_i1152" type="#_x0000_t75" style="width:26pt;height:20.5pt" o:ole="">
            <v:imagedata r:id="rId249" o:title=""/>
          </v:shape>
          <o:OLEObject Type="Embed" ProgID="Equation.DSMT4" ShapeID="_x0000_i1152" DrawAspect="Content" ObjectID="_1652006553" r:id="rId250"/>
        </w:object>
      </w:r>
      <w:r w:rsidR="00F02391" w:rsidRPr="006432F4">
        <w:rPr>
          <w:sz w:val="21"/>
          <w:szCs w:val="21"/>
        </w:rPr>
        <w:t>和</w:t>
      </w:r>
      <w:r w:rsidR="00F02391" w:rsidRPr="006432F4">
        <w:rPr>
          <w:sz w:val="21"/>
          <w:szCs w:val="21"/>
        </w:rPr>
        <w:object w:dxaOrig="540" w:dyaOrig="400">
          <v:shape id="_x0000_i1153" type="#_x0000_t75" style="width:27pt;height:20.5pt" o:ole="">
            <v:imagedata r:id="rId251" o:title=""/>
          </v:shape>
          <o:OLEObject Type="Embed" ProgID="Equation.DSMT4" ShapeID="_x0000_i1153" DrawAspect="Content" ObjectID="_1652006554" r:id="rId252"/>
        </w:object>
      </w:r>
      <w:r w:rsidR="00F02391" w:rsidRPr="006432F4">
        <w:rPr>
          <w:sz w:val="21"/>
          <w:szCs w:val="21"/>
        </w:rPr>
        <w:t>相连</w:t>
      </w:r>
      <w:r w:rsidR="00EA711C" w:rsidRPr="006432F4">
        <w:rPr>
          <w:sz w:val="21"/>
          <w:szCs w:val="21"/>
        </w:rPr>
        <w:t>的</w:t>
      </w:r>
      <w:r w:rsidR="00EA711C" w:rsidRPr="006432F4">
        <w:rPr>
          <w:sz w:val="21"/>
          <w:szCs w:val="21"/>
        </w:rPr>
        <w:object w:dxaOrig="499" w:dyaOrig="400">
          <v:shape id="_x0000_i1154" type="#_x0000_t75" style="width:24.5pt;height:20.5pt" o:ole="">
            <v:imagedata r:id="rId253" o:title=""/>
          </v:shape>
          <o:OLEObject Type="Embed" ProgID="Equation.DSMT4" ShapeID="_x0000_i1154" DrawAspect="Content" ObjectID="_1652006555" r:id="rId254"/>
        </w:object>
      </w:r>
      <w:r w:rsidR="00EA711C" w:rsidRPr="006432F4">
        <w:rPr>
          <w:rFonts w:hint="eastAsia"/>
          <w:sz w:val="21"/>
          <w:szCs w:val="21"/>
        </w:rPr>
        <w:t>（即</w:t>
      </w:r>
      <w:r w:rsidR="00EA711C" w:rsidRPr="006432F4">
        <w:rPr>
          <w:sz w:val="21"/>
          <w:szCs w:val="21"/>
        </w:rPr>
        <w:object w:dxaOrig="420" w:dyaOrig="260">
          <v:shape id="_x0000_i1155" type="#_x0000_t75" style="width:21pt;height:13.5pt" o:ole="">
            <v:imagedata r:id="rId255" o:title=""/>
          </v:shape>
          <o:OLEObject Type="Embed" ProgID="Equation.DSMT4" ShapeID="_x0000_i1155" DrawAspect="Content" ObjectID="_1652006556" r:id="rId256"/>
        </w:object>
      </w:r>
      <w:r w:rsidR="00EA711C" w:rsidRPr="006432F4">
        <w:rPr>
          <w:sz w:val="21"/>
          <w:szCs w:val="21"/>
        </w:rPr>
        <w:t>卷积</w:t>
      </w:r>
      <w:r w:rsidR="00EA711C" w:rsidRPr="006432F4">
        <w:rPr>
          <w:rFonts w:hint="eastAsia"/>
          <w:sz w:val="21"/>
          <w:szCs w:val="21"/>
        </w:rPr>
        <w:t>）</w:t>
      </w:r>
      <w:r w:rsidR="00EA711C" w:rsidRPr="006432F4">
        <w:rPr>
          <w:sz w:val="21"/>
          <w:szCs w:val="21"/>
        </w:rPr>
        <w:t>用于降低输入特征图的厚度并增加非线性程度</w:t>
      </w:r>
      <w:r w:rsidR="00E654D7" w:rsidRPr="006432F4">
        <w:rPr>
          <w:rFonts w:hint="eastAsia"/>
          <w:sz w:val="21"/>
          <w:szCs w:val="21"/>
        </w:rPr>
        <w:t>。</w:t>
      </w:r>
    </w:p>
    <w:p w:rsidR="00D92CA1" w:rsidRPr="006432F4" w:rsidRDefault="00CB5450" w:rsidP="00647A3F">
      <w:pPr>
        <w:pStyle w:val="a4"/>
        <w:ind w:firstLine="420"/>
        <w:rPr>
          <w:sz w:val="21"/>
          <w:szCs w:val="21"/>
        </w:rPr>
      </w:pPr>
      <w:r w:rsidRPr="006432F4">
        <w:rPr>
          <w:sz w:val="21"/>
          <w:szCs w:val="21"/>
        </w:rPr>
        <w:t>此时</w:t>
      </w:r>
      <w:r w:rsidR="00D92CA1" w:rsidRPr="006432F4">
        <w:rPr>
          <w:rFonts w:hint="eastAsia"/>
          <w:sz w:val="21"/>
          <w:szCs w:val="21"/>
        </w:rPr>
        <w:t>Inception</w:t>
      </w:r>
      <w:r w:rsidR="00D92CA1" w:rsidRPr="006432F4">
        <w:rPr>
          <w:rFonts w:hint="eastAsia"/>
          <w:sz w:val="21"/>
          <w:szCs w:val="21"/>
        </w:rPr>
        <w:t>结构可以简化为式</w:t>
      </w:r>
      <w:r w:rsidR="00D92CA1" w:rsidRPr="006432F4">
        <w:rPr>
          <w:rFonts w:hint="eastAsia"/>
          <w:sz w:val="21"/>
          <w:szCs w:val="21"/>
        </w:rPr>
        <w:t>1</w:t>
      </w:r>
      <w:r w:rsidR="00D92CA1" w:rsidRPr="006432F4">
        <w:rPr>
          <w:sz w:val="21"/>
          <w:szCs w:val="21"/>
        </w:rPr>
        <w:t>.14</w:t>
      </w:r>
      <w:r w:rsidR="00D92CA1" w:rsidRPr="006432F4">
        <w:rPr>
          <w:rFonts w:hint="eastAsia"/>
          <w:sz w:val="21"/>
          <w:szCs w:val="21"/>
        </w:rPr>
        <w:t>（</w:t>
      </w:r>
      <w:r w:rsidR="00D92CA1" w:rsidRPr="006432F4">
        <w:rPr>
          <w:rFonts w:hint="eastAsia"/>
          <w:sz w:val="21"/>
          <w:szCs w:val="21"/>
        </w:rPr>
        <w:t>v</w:t>
      </w:r>
      <w:r w:rsidR="00D92CA1" w:rsidRPr="006432F4">
        <w:rPr>
          <w:sz w:val="21"/>
          <w:szCs w:val="21"/>
        </w:rPr>
        <w:t>1</w:t>
      </w:r>
      <w:r w:rsidR="00D92CA1" w:rsidRPr="006432F4">
        <w:rPr>
          <w:rFonts w:hint="eastAsia"/>
          <w:sz w:val="21"/>
          <w:szCs w:val="21"/>
        </w:rPr>
        <w:t>-</w:t>
      </w:r>
      <w:r w:rsidR="00D92CA1" w:rsidRPr="006432F4">
        <w:rPr>
          <w:sz w:val="21"/>
          <w:szCs w:val="21"/>
        </w:rPr>
        <w:t>a</w:t>
      </w:r>
      <w:r w:rsidR="00D92CA1" w:rsidRPr="006432F4">
        <w:rPr>
          <w:rFonts w:hint="eastAsia"/>
          <w:sz w:val="21"/>
          <w:szCs w:val="21"/>
        </w:rPr>
        <w:t>）和式</w:t>
      </w:r>
      <w:r w:rsidR="00D92CA1" w:rsidRPr="006432F4">
        <w:rPr>
          <w:rFonts w:hint="eastAsia"/>
          <w:sz w:val="21"/>
          <w:szCs w:val="21"/>
        </w:rPr>
        <w:t>1</w:t>
      </w:r>
      <w:r w:rsidR="00D92CA1" w:rsidRPr="006432F4">
        <w:rPr>
          <w:sz w:val="21"/>
          <w:szCs w:val="21"/>
        </w:rPr>
        <w:t>.15</w:t>
      </w:r>
      <w:r w:rsidR="00D92CA1" w:rsidRPr="006432F4">
        <w:rPr>
          <w:rFonts w:hint="eastAsia"/>
          <w:sz w:val="21"/>
          <w:szCs w:val="21"/>
        </w:rPr>
        <w:t>（</w:t>
      </w:r>
      <w:r w:rsidR="00D92CA1" w:rsidRPr="006432F4">
        <w:rPr>
          <w:rFonts w:hint="eastAsia"/>
          <w:sz w:val="21"/>
          <w:szCs w:val="21"/>
        </w:rPr>
        <w:t>v</w:t>
      </w:r>
      <w:r w:rsidR="00D92CA1" w:rsidRPr="006432F4">
        <w:rPr>
          <w:sz w:val="21"/>
          <w:szCs w:val="21"/>
        </w:rPr>
        <w:t>1</w:t>
      </w:r>
      <w:r w:rsidR="00D92CA1" w:rsidRPr="006432F4">
        <w:rPr>
          <w:rFonts w:hint="eastAsia"/>
          <w:sz w:val="21"/>
          <w:szCs w:val="21"/>
        </w:rPr>
        <w:t>-</w:t>
      </w:r>
      <w:r w:rsidR="00D92CA1" w:rsidRPr="006432F4">
        <w:rPr>
          <w:sz w:val="21"/>
          <w:szCs w:val="21"/>
        </w:rPr>
        <w:t>b</w:t>
      </w:r>
      <w:r w:rsidR="00D92CA1" w:rsidRPr="006432F4">
        <w:rPr>
          <w:rFonts w:hint="eastAsia"/>
          <w:sz w:val="21"/>
          <w:szCs w:val="21"/>
        </w:rPr>
        <w:t>）。</w:t>
      </w:r>
    </w:p>
    <w:p w:rsidR="00D92CA1" w:rsidRPr="006432F4" w:rsidRDefault="00D92CA1" w:rsidP="00E654D7">
      <w:pPr>
        <w:pStyle w:val="MTDisplayEquation"/>
        <w:rPr>
          <w:rFonts w:ascii="Times New Roman" w:hAnsi="Times New Roman" w:cs="Times New Roman"/>
        </w:rPr>
      </w:pPr>
      <w:r w:rsidRPr="006432F4">
        <w:rPr>
          <w:rFonts w:ascii="Times New Roman" w:hAnsi="Times New Roman"/>
        </w:rPr>
        <w:tab/>
      </w:r>
      <w:r w:rsidRPr="006432F4">
        <w:rPr>
          <w:rFonts w:ascii="Times New Roman" w:hAnsi="Times New Roman"/>
          <w:position w:val="-14"/>
        </w:rPr>
        <w:object w:dxaOrig="5740" w:dyaOrig="400">
          <v:shape id="_x0000_i1156" type="#_x0000_t75" style="width:286.5pt;height:20.5pt" o:ole="">
            <v:imagedata r:id="rId257" o:title=""/>
          </v:shape>
          <o:OLEObject Type="Embed" ProgID="Equation.DSMT4" ShapeID="_x0000_i1156" DrawAspect="Content" ObjectID="_1652006557" r:id="rId258"/>
        </w:object>
      </w:r>
      <w:r w:rsidRPr="006432F4">
        <w:rPr>
          <w:rFonts w:ascii="Times New Roman" w:hAnsi="Times New Roman"/>
        </w:rPr>
        <w:t xml:space="preserve"> </w:t>
      </w:r>
      <w:r w:rsidRPr="006432F4">
        <w:rPr>
          <w:rFonts w:ascii="Times New Roman" w:hAnsi="Times New Roman"/>
        </w:rPr>
        <w:tab/>
      </w:r>
      <w:r w:rsidRPr="006432F4">
        <w:rPr>
          <w:rFonts w:ascii="Times New Roman" w:hAnsi="Times New Roman" w:cs="Times New Roman"/>
        </w:rPr>
        <w:fldChar w:fldCharType="begin"/>
      </w:r>
      <w:r w:rsidRPr="006432F4">
        <w:rPr>
          <w:rFonts w:ascii="Times New Roman" w:hAnsi="Times New Roman" w:cs="Times New Roman"/>
        </w:rPr>
        <w:instrText xml:space="preserve"> MACROBUTTON MTPlaceRef \* MERGEFORMAT </w:instrText>
      </w:r>
      <w:r w:rsidRPr="006432F4">
        <w:rPr>
          <w:rFonts w:ascii="Times New Roman" w:hAnsi="Times New Roman" w:cs="Times New Roman"/>
        </w:rPr>
        <w:fldChar w:fldCharType="begin"/>
      </w:r>
      <w:r w:rsidRPr="006432F4">
        <w:rPr>
          <w:rFonts w:ascii="Times New Roman" w:hAnsi="Times New Roman" w:cs="Times New Roman"/>
        </w:rPr>
        <w:instrText xml:space="preserve"> SEQ MTEqn \h \* MERGEFORMAT </w:instrText>
      </w:r>
      <w:r w:rsidRPr="006432F4">
        <w:rPr>
          <w:rFonts w:ascii="Times New Roman" w:hAnsi="Times New Roman" w:cs="Times New Roman"/>
        </w:rPr>
        <w:fldChar w:fldCharType="end"/>
      </w:r>
      <w:r w:rsidRPr="006432F4">
        <w:rPr>
          <w:rFonts w:ascii="Times New Roman" w:hAnsi="Times New Roman" w:cs="Times New Roman"/>
        </w:rPr>
        <w:instrText>(</w:instrText>
      </w:r>
      <w:r w:rsidRPr="006432F4">
        <w:rPr>
          <w:rFonts w:ascii="Times New Roman" w:hAnsi="Times New Roman" w:cs="Times New Roman"/>
        </w:rPr>
        <w:fldChar w:fldCharType="begin"/>
      </w:r>
      <w:r w:rsidRPr="006432F4">
        <w:rPr>
          <w:rFonts w:ascii="Times New Roman" w:hAnsi="Times New Roman" w:cs="Times New Roman"/>
        </w:rPr>
        <w:instrText xml:space="preserve"> SEQ MTSec \c \* Arabic \* MERGEFORMAT </w:instrText>
      </w:r>
      <w:r w:rsidRPr="006432F4">
        <w:rPr>
          <w:rFonts w:ascii="Times New Roman" w:hAnsi="Times New Roman" w:cs="Times New Roman"/>
        </w:rPr>
        <w:fldChar w:fldCharType="separate"/>
      </w:r>
      <w:r w:rsidRPr="006432F4">
        <w:rPr>
          <w:rFonts w:ascii="Times New Roman" w:hAnsi="Times New Roman" w:cs="Times New Roman"/>
          <w:noProof/>
        </w:rPr>
        <w:instrText>1</w:instrText>
      </w:r>
      <w:r w:rsidRPr="006432F4">
        <w:rPr>
          <w:rFonts w:ascii="Times New Roman" w:hAnsi="Times New Roman" w:cs="Times New Roman"/>
        </w:rPr>
        <w:fldChar w:fldCharType="end"/>
      </w:r>
      <w:r w:rsidRPr="006432F4">
        <w:rPr>
          <w:rFonts w:ascii="Times New Roman" w:hAnsi="Times New Roman" w:cs="Times New Roman"/>
        </w:rPr>
        <w:instrText>.</w:instrText>
      </w:r>
      <w:r w:rsidRPr="006432F4">
        <w:rPr>
          <w:rFonts w:ascii="Times New Roman" w:hAnsi="Times New Roman" w:cs="Times New Roman"/>
        </w:rPr>
        <w:fldChar w:fldCharType="begin"/>
      </w:r>
      <w:r w:rsidRPr="006432F4">
        <w:rPr>
          <w:rFonts w:ascii="Times New Roman" w:hAnsi="Times New Roman" w:cs="Times New Roman"/>
        </w:rPr>
        <w:instrText xml:space="preserve"> SEQ MTEqn \c \* Arabic \* MERGEFORMAT </w:instrText>
      </w:r>
      <w:r w:rsidRPr="006432F4">
        <w:rPr>
          <w:rFonts w:ascii="Times New Roman" w:hAnsi="Times New Roman" w:cs="Times New Roman"/>
        </w:rPr>
        <w:fldChar w:fldCharType="separate"/>
      </w:r>
      <w:r w:rsidRPr="006432F4">
        <w:rPr>
          <w:rFonts w:ascii="Times New Roman" w:hAnsi="Times New Roman" w:cs="Times New Roman"/>
          <w:noProof/>
        </w:rPr>
        <w:instrText>14</w:instrText>
      </w:r>
      <w:r w:rsidRPr="006432F4">
        <w:rPr>
          <w:rFonts w:ascii="Times New Roman" w:hAnsi="Times New Roman" w:cs="Times New Roman"/>
        </w:rPr>
        <w:fldChar w:fldCharType="end"/>
      </w:r>
      <w:r w:rsidRPr="006432F4">
        <w:rPr>
          <w:rFonts w:ascii="Times New Roman" w:hAnsi="Times New Roman" w:cs="Times New Roman"/>
        </w:rPr>
        <w:instrText>)</w:instrText>
      </w:r>
      <w:r w:rsidRPr="006432F4">
        <w:rPr>
          <w:rFonts w:ascii="Times New Roman" w:hAnsi="Times New Roman" w:cs="Times New Roman"/>
        </w:rPr>
        <w:fldChar w:fldCharType="end"/>
      </w:r>
    </w:p>
    <w:p w:rsidR="00D92CA1" w:rsidRPr="006432F4" w:rsidRDefault="00D92CA1" w:rsidP="00E654D7">
      <w:pPr>
        <w:pStyle w:val="MTDisplayEquation"/>
        <w:rPr>
          <w:rFonts w:ascii="Times New Roman" w:hAnsi="Times New Roman" w:cs="Times New Roman"/>
        </w:rPr>
      </w:pPr>
      <w:r w:rsidRPr="006432F4">
        <w:rPr>
          <w:rFonts w:ascii="Times New Roman" w:hAnsi="Times New Roman"/>
        </w:rPr>
        <w:tab/>
      </w:r>
      <w:r w:rsidRPr="006432F4">
        <w:rPr>
          <w:rFonts w:ascii="Times New Roman" w:hAnsi="Times New Roman"/>
          <w:position w:val="-14"/>
        </w:rPr>
        <w:object w:dxaOrig="4580" w:dyaOrig="400">
          <v:shape id="_x0000_i1157" type="#_x0000_t75" style="width:229pt;height:20.5pt" o:ole="">
            <v:imagedata r:id="rId259" o:title=""/>
          </v:shape>
          <o:OLEObject Type="Embed" ProgID="Equation.DSMT4" ShapeID="_x0000_i1157" DrawAspect="Content" ObjectID="_1652006558" r:id="rId260"/>
        </w:object>
      </w:r>
      <w:r w:rsidRPr="006432F4">
        <w:rPr>
          <w:rFonts w:ascii="Times New Roman" w:hAnsi="Times New Roman"/>
        </w:rPr>
        <w:t xml:space="preserve"> </w:t>
      </w:r>
      <w:r w:rsidRPr="006432F4">
        <w:rPr>
          <w:rFonts w:ascii="Times New Roman" w:hAnsi="Times New Roman"/>
        </w:rPr>
        <w:tab/>
      </w:r>
      <w:r w:rsidRPr="006432F4">
        <w:rPr>
          <w:rFonts w:ascii="Times New Roman" w:hAnsi="Times New Roman" w:cs="Times New Roman"/>
        </w:rPr>
        <w:fldChar w:fldCharType="begin"/>
      </w:r>
      <w:r w:rsidRPr="006432F4">
        <w:rPr>
          <w:rFonts w:ascii="Times New Roman" w:hAnsi="Times New Roman" w:cs="Times New Roman"/>
        </w:rPr>
        <w:instrText xml:space="preserve"> MACROBUTTON MTPlaceRef \* MERGEFORMAT </w:instrText>
      </w:r>
      <w:r w:rsidRPr="006432F4">
        <w:rPr>
          <w:rFonts w:ascii="Times New Roman" w:hAnsi="Times New Roman" w:cs="Times New Roman"/>
        </w:rPr>
        <w:fldChar w:fldCharType="begin"/>
      </w:r>
      <w:r w:rsidRPr="006432F4">
        <w:rPr>
          <w:rFonts w:ascii="Times New Roman" w:hAnsi="Times New Roman" w:cs="Times New Roman"/>
        </w:rPr>
        <w:instrText xml:space="preserve"> SEQ MTEqn \h \* MERGEFORMAT </w:instrText>
      </w:r>
      <w:r w:rsidRPr="006432F4">
        <w:rPr>
          <w:rFonts w:ascii="Times New Roman" w:hAnsi="Times New Roman" w:cs="Times New Roman"/>
        </w:rPr>
        <w:fldChar w:fldCharType="end"/>
      </w:r>
      <w:r w:rsidRPr="006432F4">
        <w:rPr>
          <w:rFonts w:ascii="Times New Roman" w:hAnsi="Times New Roman" w:cs="Times New Roman"/>
        </w:rPr>
        <w:instrText>(</w:instrText>
      </w:r>
      <w:r w:rsidRPr="006432F4">
        <w:rPr>
          <w:rFonts w:ascii="Times New Roman" w:hAnsi="Times New Roman" w:cs="Times New Roman"/>
        </w:rPr>
        <w:fldChar w:fldCharType="begin"/>
      </w:r>
      <w:r w:rsidRPr="006432F4">
        <w:rPr>
          <w:rFonts w:ascii="Times New Roman" w:hAnsi="Times New Roman" w:cs="Times New Roman"/>
        </w:rPr>
        <w:instrText xml:space="preserve"> SEQ MTSec \c \* Arabic \* MERGEFORMAT </w:instrText>
      </w:r>
      <w:r w:rsidRPr="006432F4">
        <w:rPr>
          <w:rFonts w:ascii="Times New Roman" w:hAnsi="Times New Roman" w:cs="Times New Roman"/>
        </w:rPr>
        <w:fldChar w:fldCharType="separate"/>
      </w:r>
      <w:r w:rsidRPr="006432F4">
        <w:rPr>
          <w:rFonts w:ascii="Times New Roman" w:hAnsi="Times New Roman" w:cs="Times New Roman"/>
          <w:noProof/>
        </w:rPr>
        <w:instrText>1</w:instrText>
      </w:r>
      <w:r w:rsidRPr="006432F4">
        <w:rPr>
          <w:rFonts w:ascii="Times New Roman" w:hAnsi="Times New Roman" w:cs="Times New Roman"/>
        </w:rPr>
        <w:fldChar w:fldCharType="end"/>
      </w:r>
      <w:r w:rsidRPr="006432F4">
        <w:rPr>
          <w:rFonts w:ascii="Times New Roman" w:hAnsi="Times New Roman" w:cs="Times New Roman"/>
        </w:rPr>
        <w:instrText>.</w:instrText>
      </w:r>
      <w:r w:rsidRPr="006432F4">
        <w:rPr>
          <w:rFonts w:ascii="Times New Roman" w:hAnsi="Times New Roman" w:cs="Times New Roman"/>
        </w:rPr>
        <w:fldChar w:fldCharType="begin"/>
      </w:r>
      <w:r w:rsidRPr="006432F4">
        <w:rPr>
          <w:rFonts w:ascii="Times New Roman" w:hAnsi="Times New Roman" w:cs="Times New Roman"/>
        </w:rPr>
        <w:instrText xml:space="preserve"> SEQ MTEqn \c \* Arabic \* MERGEFORMAT </w:instrText>
      </w:r>
      <w:r w:rsidRPr="006432F4">
        <w:rPr>
          <w:rFonts w:ascii="Times New Roman" w:hAnsi="Times New Roman" w:cs="Times New Roman"/>
        </w:rPr>
        <w:fldChar w:fldCharType="separate"/>
      </w:r>
      <w:r w:rsidRPr="006432F4">
        <w:rPr>
          <w:rFonts w:ascii="Times New Roman" w:hAnsi="Times New Roman" w:cs="Times New Roman"/>
          <w:noProof/>
        </w:rPr>
        <w:instrText>15</w:instrText>
      </w:r>
      <w:r w:rsidRPr="006432F4">
        <w:rPr>
          <w:rFonts w:ascii="Times New Roman" w:hAnsi="Times New Roman" w:cs="Times New Roman"/>
        </w:rPr>
        <w:fldChar w:fldCharType="end"/>
      </w:r>
      <w:r w:rsidRPr="006432F4">
        <w:rPr>
          <w:rFonts w:ascii="Times New Roman" w:hAnsi="Times New Roman" w:cs="Times New Roman"/>
        </w:rPr>
        <w:instrText>)</w:instrText>
      </w:r>
      <w:r w:rsidRPr="006432F4">
        <w:rPr>
          <w:rFonts w:ascii="Times New Roman" w:hAnsi="Times New Roman" w:cs="Times New Roman"/>
        </w:rPr>
        <w:fldChar w:fldCharType="end"/>
      </w:r>
    </w:p>
    <w:p w:rsidR="00647A3F" w:rsidRPr="006432F4" w:rsidRDefault="00F02391" w:rsidP="00E654D7">
      <w:pPr>
        <w:ind w:firstLineChars="200" w:firstLine="420"/>
        <w:rPr>
          <w:rFonts w:ascii="Times New Roman" w:hAnsi="Times New Roman" w:cs="Times New Roman"/>
          <w:szCs w:val="21"/>
        </w:rPr>
      </w:pPr>
      <w:r w:rsidRPr="006432F4">
        <w:rPr>
          <w:rFonts w:ascii="Times New Roman" w:hAnsi="Times New Roman" w:hint="eastAsia"/>
          <w:szCs w:val="21"/>
        </w:rPr>
        <w:t>另外，我们可以将一个</w:t>
      </w:r>
      <w:r w:rsidR="000F1915" w:rsidRPr="006432F4">
        <w:rPr>
          <w:rFonts w:ascii="Times New Roman" w:hAnsi="Times New Roman"/>
          <w:position w:val="-14"/>
          <w:szCs w:val="21"/>
        </w:rPr>
        <w:object w:dxaOrig="980" w:dyaOrig="400">
          <v:shape id="_x0000_i1158" type="#_x0000_t75" style="width:49pt;height:20.5pt" o:ole="">
            <v:imagedata r:id="rId261" o:title=""/>
          </v:shape>
          <o:OLEObject Type="Embed" ProgID="Equation.DSMT4" ShapeID="_x0000_i1158" DrawAspect="Content" ObjectID="_1652006559" r:id="rId262"/>
        </w:object>
      </w:r>
      <w:r w:rsidR="000F1915" w:rsidRPr="006432F4">
        <w:rPr>
          <w:rFonts w:ascii="Times New Roman" w:hAnsi="Times New Roman"/>
          <w:szCs w:val="21"/>
        </w:rPr>
        <w:t>转化为</w:t>
      </w:r>
      <w:r w:rsidR="000F1915" w:rsidRPr="006432F4">
        <w:rPr>
          <w:rFonts w:ascii="Times New Roman" w:hAnsi="Times New Roman"/>
          <w:position w:val="-14"/>
          <w:szCs w:val="21"/>
        </w:rPr>
        <w:object w:dxaOrig="1579" w:dyaOrig="400">
          <v:shape id="_x0000_i1159" type="#_x0000_t75" style="width:79pt;height:20.5pt" o:ole="">
            <v:imagedata r:id="rId263" o:title=""/>
          </v:shape>
          <o:OLEObject Type="Embed" ProgID="Equation.DSMT4" ShapeID="_x0000_i1159" DrawAspect="Content" ObjectID="_1652006560" r:id="rId264"/>
        </w:object>
      </w:r>
      <w:r w:rsidR="000F1915" w:rsidRPr="006432F4">
        <w:rPr>
          <w:rFonts w:ascii="Times New Roman" w:hAnsi="Times New Roman" w:cs="Times New Roman"/>
          <w:szCs w:val="21"/>
        </w:rPr>
        <w:t>（</w:t>
      </w:r>
      <w:r w:rsidR="000F1915" w:rsidRPr="006432F4">
        <w:rPr>
          <w:rFonts w:ascii="Times New Roman" w:hAnsi="Times New Roman" w:cs="Times New Roman"/>
          <w:szCs w:val="21"/>
        </w:rPr>
        <w:t>Szegedy et.al, 2015</w:t>
      </w:r>
      <w:r w:rsidR="000F1915" w:rsidRPr="006432F4">
        <w:rPr>
          <w:rFonts w:ascii="Times New Roman" w:hAnsi="Times New Roman" w:cs="Times New Roman"/>
          <w:szCs w:val="21"/>
        </w:rPr>
        <w:t>）以减少层间卷积的参数量</w:t>
      </w:r>
      <w:r w:rsidR="000034EB" w:rsidRPr="006432F4">
        <w:rPr>
          <w:rFonts w:ascii="Times New Roman" w:hAnsi="Times New Roman" w:cs="Times New Roman"/>
          <w:szCs w:val="21"/>
        </w:rPr>
        <w:t>并提升层内单通道的非线性程度</w:t>
      </w:r>
      <w:r w:rsidR="00647A3F" w:rsidRPr="006432F4">
        <w:rPr>
          <w:rFonts w:ascii="Times New Roman" w:hAnsi="Times New Roman" w:cs="Times New Roman" w:hint="eastAsia"/>
          <w:szCs w:val="21"/>
        </w:rPr>
        <w:t>。</w:t>
      </w:r>
    </w:p>
    <w:p w:rsidR="00731350" w:rsidRPr="006432F4" w:rsidRDefault="00E654D7" w:rsidP="00E654D7">
      <w:pPr>
        <w:pStyle w:val="3"/>
      </w:pPr>
      <w:r w:rsidRPr="006432F4">
        <w:t xml:space="preserve">1.4 </w:t>
      </w:r>
      <w:r w:rsidR="00731350" w:rsidRPr="006432F4">
        <w:t>IRLUnet</w:t>
      </w:r>
      <w:r w:rsidR="00731350" w:rsidRPr="006432F4">
        <w:t>架构</w:t>
      </w:r>
    </w:p>
    <w:p w:rsidR="00731350" w:rsidRPr="006432F4" w:rsidRDefault="0071462F" w:rsidP="00E70925">
      <w:pPr>
        <w:ind w:firstLine="360"/>
        <w:rPr>
          <w:rFonts w:ascii="Times New Roman" w:hAnsi="Times New Roman" w:cs="Times New Roman"/>
          <w:szCs w:val="21"/>
        </w:rPr>
      </w:pPr>
      <w:r w:rsidRPr="006432F4">
        <w:rPr>
          <w:rFonts w:ascii="Times New Roman" w:hAnsi="Times New Roman" w:cs="Times New Roman" w:hint="eastAsia"/>
          <w:szCs w:val="21"/>
        </w:rPr>
        <w:t>网络深层的感受野较大但对细节描述能力较弱，因此，为了</w:t>
      </w:r>
      <w:r w:rsidR="007F1E70" w:rsidRPr="006432F4">
        <w:rPr>
          <w:rFonts w:ascii="Times New Roman" w:hAnsi="Times New Roman" w:cs="Times New Roman" w:hint="eastAsia"/>
          <w:szCs w:val="21"/>
        </w:rPr>
        <w:t>在去除野值噪声的同时</w:t>
      </w:r>
      <w:r w:rsidR="00EE0563" w:rsidRPr="006432F4">
        <w:rPr>
          <w:rFonts w:ascii="Times New Roman" w:hAnsi="Times New Roman" w:cs="Times New Roman" w:hint="eastAsia"/>
          <w:szCs w:val="21"/>
        </w:rPr>
        <w:t>尽可能不损伤其它有效信号，</w:t>
      </w:r>
      <w:r w:rsidR="00E70925" w:rsidRPr="006432F4">
        <w:rPr>
          <w:rFonts w:ascii="Times New Roman" w:hAnsi="Times New Roman" w:cs="Times New Roman"/>
          <w:szCs w:val="21"/>
        </w:rPr>
        <w:t>本文采用的网络架构以深度为</w:t>
      </w:r>
      <w:r w:rsidR="00E70925" w:rsidRPr="006432F4">
        <w:rPr>
          <w:rFonts w:ascii="Times New Roman" w:hAnsi="Times New Roman" w:cs="Times New Roman" w:hint="eastAsia"/>
          <w:szCs w:val="21"/>
        </w:rPr>
        <w:t>4</w:t>
      </w:r>
      <w:r w:rsidR="00E70925" w:rsidRPr="006432F4">
        <w:rPr>
          <w:rFonts w:ascii="Times New Roman" w:hAnsi="Times New Roman" w:cs="Times New Roman" w:hint="eastAsia"/>
          <w:szCs w:val="21"/>
        </w:rPr>
        <w:t>（即四个下采样和四个上采样）的</w:t>
      </w:r>
      <w:r w:rsidR="00E70925" w:rsidRPr="006432F4">
        <w:rPr>
          <w:rFonts w:ascii="Times New Roman" w:hAnsi="Times New Roman" w:cs="Times New Roman" w:hint="eastAsia"/>
          <w:szCs w:val="21"/>
        </w:rPr>
        <w:t>Unet</w:t>
      </w:r>
      <w:r w:rsidR="00E70925" w:rsidRPr="006432F4">
        <w:rPr>
          <w:rFonts w:ascii="Times New Roman" w:hAnsi="Times New Roman" w:cs="Times New Roman" w:hint="eastAsia"/>
          <w:szCs w:val="21"/>
        </w:rPr>
        <w:t>为基础，</w:t>
      </w:r>
      <w:r w:rsidR="00EE0563" w:rsidRPr="006432F4">
        <w:rPr>
          <w:rFonts w:ascii="Times New Roman" w:hAnsi="Times New Roman" w:cs="Times New Roman" w:hint="eastAsia"/>
          <w:szCs w:val="21"/>
        </w:rPr>
        <w:t>其通过在</w:t>
      </w:r>
      <w:r w:rsidR="00EE0563" w:rsidRPr="006432F4">
        <w:rPr>
          <w:rFonts w:ascii="Times New Roman" w:hAnsi="Times New Roman" w:cs="Times New Roman" w:hint="eastAsia"/>
          <w:szCs w:val="21"/>
        </w:rPr>
        <w:t>Decoder-</w:t>
      </w:r>
      <w:r w:rsidR="00EE0563" w:rsidRPr="006432F4">
        <w:rPr>
          <w:rFonts w:ascii="Times New Roman" w:hAnsi="Times New Roman" w:cs="Times New Roman"/>
          <w:szCs w:val="21"/>
        </w:rPr>
        <w:t>Encoder</w:t>
      </w:r>
      <w:r w:rsidR="00EE0563" w:rsidRPr="006432F4">
        <w:rPr>
          <w:rFonts w:ascii="Times New Roman" w:hAnsi="Times New Roman" w:cs="Times New Roman"/>
          <w:szCs w:val="21"/>
        </w:rPr>
        <w:t>模型中添加跨层连接的方式使得网络在利用深层高维度特征还原原始信号的过程中能够结合下采样的高分辨率细节信息</w:t>
      </w:r>
      <w:r w:rsidR="00EE0563" w:rsidRPr="006432F4">
        <w:rPr>
          <w:rFonts w:ascii="Times New Roman" w:hAnsi="Times New Roman" w:cs="Times New Roman" w:hint="eastAsia"/>
          <w:szCs w:val="21"/>
        </w:rPr>
        <w:t>。</w:t>
      </w:r>
      <w:r w:rsidR="000034EB" w:rsidRPr="006432F4">
        <w:rPr>
          <w:rFonts w:ascii="Times New Roman" w:hAnsi="Times New Roman" w:cs="Times New Roman" w:hint="eastAsia"/>
          <w:szCs w:val="21"/>
        </w:rPr>
        <w:t>另外</w:t>
      </w:r>
      <w:r w:rsidR="00EE0563" w:rsidRPr="006432F4">
        <w:rPr>
          <w:rFonts w:ascii="Times New Roman" w:hAnsi="Times New Roman" w:cs="Times New Roman" w:hint="eastAsia"/>
          <w:szCs w:val="21"/>
        </w:rPr>
        <w:t>，</w:t>
      </w:r>
      <w:r w:rsidR="00EE0563" w:rsidRPr="006432F4">
        <w:rPr>
          <w:rFonts w:ascii="Times New Roman" w:hAnsi="Times New Roman" w:cs="Times New Roman"/>
          <w:szCs w:val="21"/>
        </w:rPr>
        <w:t>我们</w:t>
      </w:r>
      <w:r w:rsidR="000034EB" w:rsidRPr="006432F4">
        <w:rPr>
          <w:rFonts w:ascii="Times New Roman" w:hAnsi="Times New Roman" w:cs="Times New Roman" w:hint="eastAsia"/>
          <w:szCs w:val="21"/>
        </w:rPr>
        <w:t>将（部分）原始物理卷积层替换为</w:t>
      </w:r>
      <w:r w:rsidR="00E70925" w:rsidRPr="006432F4">
        <w:rPr>
          <w:rFonts w:ascii="Times New Roman" w:hAnsi="Times New Roman" w:cs="Times New Roman" w:hint="eastAsia"/>
          <w:szCs w:val="21"/>
        </w:rPr>
        <w:t>Inception</w:t>
      </w:r>
      <w:r w:rsidR="00E70925" w:rsidRPr="006432F4">
        <w:rPr>
          <w:rFonts w:ascii="Times New Roman" w:hAnsi="Times New Roman" w:cs="Times New Roman" w:hint="eastAsia"/>
          <w:szCs w:val="21"/>
        </w:rPr>
        <w:t>模块并采用残差学习策略，形成</w:t>
      </w:r>
      <w:r w:rsidR="00E70925" w:rsidRPr="006432F4">
        <w:rPr>
          <w:rFonts w:ascii="Times New Roman" w:hAnsi="Times New Roman" w:cs="Times New Roman" w:hint="eastAsia"/>
          <w:szCs w:val="21"/>
        </w:rPr>
        <w:t>I</w:t>
      </w:r>
      <w:r w:rsidR="00E70925" w:rsidRPr="006432F4">
        <w:rPr>
          <w:rFonts w:ascii="Times New Roman" w:hAnsi="Times New Roman" w:cs="Times New Roman"/>
          <w:szCs w:val="21"/>
        </w:rPr>
        <w:t>RLUnet</w:t>
      </w:r>
      <w:r w:rsidR="00E70925" w:rsidRPr="006432F4">
        <w:rPr>
          <w:rFonts w:ascii="Times New Roman" w:hAnsi="Times New Roman" w:cs="Times New Roman" w:hint="eastAsia"/>
          <w:szCs w:val="21"/>
        </w:rPr>
        <w:t>，</w:t>
      </w:r>
      <w:r w:rsidR="00E70925" w:rsidRPr="006432F4">
        <w:rPr>
          <w:rFonts w:ascii="Times New Roman" w:hAnsi="Times New Roman" w:cs="Times New Roman"/>
          <w:szCs w:val="21"/>
        </w:rPr>
        <w:t>使其能够更好地去除</w:t>
      </w:r>
      <w:r w:rsidR="00E70925" w:rsidRPr="006432F4">
        <w:rPr>
          <w:rFonts w:ascii="Times New Roman" w:hAnsi="Times New Roman" w:cs="Times New Roman" w:hint="eastAsia"/>
          <w:szCs w:val="21"/>
        </w:rPr>
        <w:t>野值</w:t>
      </w:r>
      <w:r w:rsidR="00E70925" w:rsidRPr="006432F4">
        <w:rPr>
          <w:rFonts w:ascii="Times New Roman" w:hAnsi="Times New Roman" w:cs="Times New Roman"/>
          <w:szCs w:val="21"/>
        </w:rPr>
        <w:t>噪声</w:t>
      </w:r>
      <w:r w:rsidR="00EE0563" w:rsidRPr="006432F4">
        <w:rPr>
          <w:rFonts w:ascii="Times New Roman" w:hAnsi="Times New Roman" w:cs="Times New Roman"/>
          <w:szCs w:val="21"/>
        </w:rPr>
        <w:t>并提升网络泛化能力</w:t>
      </w:r>
      <w:r w:rsidR="00E70925" w:rsidRPr="006432F4">
        <w:rPr>
          <w:rFonts w:ascii="Times New Roman" w:hAnsi="Times New Roman" w:cs="Times New Roman" w:hint="eastAsia"/>
          <w:szCs w:val="21"/>
        </w:rPr>
        <w:t>。</w:t>
      </w:r>
    </w:p>
    <w:p w:rsidR="004B7861" w:rsidRPr="006432F4" w:rsidRDefault="00E84BE8" w:rsidP="004B7861">
      <w:pPr>
        <w:spacing w:line="360" w:lineRule="auto"/>
        <w:ind w:firstLine="420"/>
        <w:rPr>
          <w:rFonts w:ascii="Times New Roman" w:hAnsi="Times New Roman" w:cs="Times New Roman"/>
          <w:szCs w:val="21"/>
        </w:rPr>
      </w:pPr>
      <w:r w:rsidRPr="006432F4">
        <w:rPr>
          <w:rFonts w:ascii="Times New Roman" w:hAnsi="Times New Roman" w:cs="Times New Roman" w:hint="eastAsia"/>
          <w:szCs w:val="21"/>
        </w:rPr>
        <w:t>I</w:t>
      </w:r>
      <w:r w:rsidRPr="006432F4">
        <w:rPr>
          <w:rFonts w:ascii="Times New Roman" w:hAnsi="Times New Roman" w:cs="Times New Roman"/>
          <w:szCs w:val="21"/>
        </w:rPr>
        <w:t>RLUnet</w:t>
      </w:r>
      <w:r w:rsidRPr="006432F4">
        <w:rPr>
          <w:rFonts w:ascii="Times New Roman" w:hAnsi="Times New Roman" w:cs="Times New Roman"/>
          <w:szCs w:val="21"/>
        </w:rPr>
        <w:t>的架构如下所示</w:t>
      </w:r>
      <w:r w:rsidR="007F1E70" w:rsidRPr="006432F4">
        <w:rPr>
          <w:rFonts w:ascii="Times New Roman" w:hAnsi="Times New Roman" w:cs="Times New Roman" w:hint="eastAsia"/>
          <w:szCs w:val="21"/>
        </w:rPr>
        <w:t>：</w:t>
      </w:r>
    </w:p>
    <w:p w:rsidR="00E84BE8" w:rsidRPr="006432F4" w:rsidRDefault="00E27F4D" w:rsidP="00E84BE8">
      <w:pPr>
        <w:spacing w:line="360" w:lineRule="auto"/>
        <w:rPr>
          <w:rFonts w:ascii="Times New Roman" w:hAnsi="Times New Roman" w:cs="Times New Roman"/>
          <w:sz w:val="24"/>
        </w:rPr>
      </w:pPr>
      <w:r>
        <w:rPr>
          <w:rFonts w:ascii="Times New Roman" w:hAnsi="Times New Roman" w:cs="Times New Roman"/>
          <w:sz w:val="24"/>
        </w:rPr>
        <w:lastRenderedPageBreak/>
        <w:pict>
          <v:shape id="_x0000_i1160" type="#_x0000_t75" style="width:415pt;height:324pt">
            <v:imagedata r:id="rId265" o:title="IRLUnet_arch_new_new"/>
          </v:shape>
        </w:pict>
      </w:r>
    </w:p>
    <w:p w:rsidR="00E84BE8" w:rsidRPr="006432F4" w:rsidRDefault="00DC64B2" w:rsidP="00DC64B2">
      <w:pPr>
        <w:spacing w:line="360" w:lineRule="auto"/>
        <w:jc w:val="center"/>
        <w:rPr>
          <w:rFonts w:ascii="Times New Roman" w:hAnsi="Times New Roman" w:cs="Times New Roman"/>
          <w:sz w:val="18"/>
          <w:szCs w:val="18"/>
        </w:rPr>
      </w:pPr>
      <w:r w:rsidRPr="006432F4">
        <w:rPr>
          <w:rFonts w:ascii="Times New Roman" w:hAnsi="Times New Roman" w:cs="Times New Roman"/>
          <w:sz w:val="18"/>
          <w:szCs w:val="18"/>
        </w:rPr>
        <w:t>图</w:t>
      </w:r>
      <w:r w:rsidRPr="006432F4">
        <w:rPr>
          <w:rFonts w:ascii="Times New Roman" w:hAnsi="Times New Roman" w:cs="Times New Roman" w:hint="eastAsia"/>
          <w:sz w:val="18"/>
          <w:szCs w:val="18"/>
        </w:rPr>
        <w:t>1</w:t>
      </w:r>
      <w:r w:rsidRPr="006432F4">
        <w:rPr>
          <w:rFonts w:ascii="Times New Roman" w:hAnsi="Times New Roman" w:cs="Times New Roman"/>
          <w:sz w:val="18"/>
          <w:szCs w:val="18"/>
        </w:rPr>
        <w:t>.</w:t>
      </w:r>
      <w:r w:rsidR="007C5AAA" w:rsidRPr="006432F4">
        <w:rPr>
          <w:rFonts w:ascii="Times New Roman" w:hAnsi="Times New Roman" w:cs="Times New Roman"/>
          <w:sz w:val="18"/>
          <w:szCs w:val="18"/>
        </w:rPr>
        <w:t>5</w:t>
      </w:r>
      <w:r w:rsidRPr="006432F4">
        <w:rPr>
          <w:rFonts w:ascii="Times New Roman" w:hAnsi="Times New Roman" w:cs="Times New Roman"/>
          <w:sz w:val="18"/>
          <w:szCs w:val="18"/>
        </w:rPr>
        <w:t xml:space="preserve"> IRLUnet</w:t>
      </w:r>
      <w:r w:rsidRPr="006432F4">
        <w:rPr>
          <w:rFonts w:ascii="Times New Roman" w:hAnsi="Times New Roman" w:cs="Times New Roman"/>
          <w:sz w:val="18"/>
          <w:szCs w:val="18"/>
        </w:rPr>
        <w:t>架构</w:t>
      </w:r>
      <w:r w:rsidRPr="006432F4">
        <w:rPr>
          <w:rFonts w:ascii="Times New Roman" w:hAnsi="Times New Roman" w:cs="Times New Roman" w:hint="eastAsia"/>
          <w:sz w:val="18"/>
          <w:szCs w:val="18"/>
        </w:rPr>
        <w:t>（圆圈表示厚度方向的物理连接）</w:t>
      </w:r>
    </w:p>
    <w:p w:rsidR="00E84BE8" w:rsidRPr="006432F4" w:rsidRDefault="00DC64B2" w:rsidP="007C5AAA">
      <w:pPr>
        <w:ind w:firstLine="420"/>
        <w:rPr>
          <w:rFonts w:ascii="Times New Roman" w:hAnsi="Times New Roman" w:cs="Times New Roman"/>
          <w:szCs w:val="21"/>
        </w:rPr>
      </w:pPr>
      <w:r w:rsidRPr="006432F4">
        <w:rPr>
          <w:rFonts w:ascii="Times New Roman" w:hAnsi="Times New Roman" w:cs="Times New Roman"/>
          <w:szCs w:val="21"/>
        </w:rPr>
        <w:t>在</w:t>
      </w:r>
      <w:r w:rsidRPr="006432F4">
        <w:rPr>
          <w:rFonts w:ascii="Times New Roman" w:hAnsi="Times New Roman" w:cs="Times New Roman" w:hint="eastAsia"/>
          <w:szCs w:val="21"/>
        </w:rPr>
        <w:t>I</w:t>
      </w:r>
      <w:r w:rsidRPr="006432F4">
        <w:rPr>
          <w:rFonts w:ascii="Times New Roman" w:hAnsi="Times New Roman" w:cs="Times New Roman"/>
          <w:szCs w:val="21"/>
        </w:rPr>
        <w:t>RLUnet</w:t>
      </w:r>
      <w:r w:rsidRPr="006432F4">
        <w:rPr>
          <w:rFonts w:ascii="Times New Roman" w:hAnsi="Times New Roman" w:cs="Times New Roman"/>
          <w:szCs w:val="21"/>
        </w:rPr>
        <w:t>中</w:t>
      </w:r>
      <w:r w:rsidRPr="006432F4">
        <w:rPr>
          <w:rFonts w:ascii="Times New Roman" w:hAnsi="Times New Roman" w:cs="Times New Roman" w:hint="eastAsia"/>
          <w:szCs w:val="21"/>
        </w:rPr>
        <w:t>，每个物理层</w:t>
      </w:r>
      <w:r w:rsidRPr="006432F4">
        <w:rPr>
          <w:rFonts w:ascii="Times New Roman" w:hAnsi="Times New Roman" w:cs="Times New Roman"/>
          <w:position w:val="-6"/>
          <w:szCs w:val="21"/>
        </w:rPr>
        <w:object w:dxaOrig="380" w:dyaOrig="279">
          <v:shape id="_x0000_i1161" type="#_x0000_t75" style="width:19pt;height:13.5pt" o:ole="">
            <v:imagedata r:id="rId266" o:title=""/>
          </v:shape>
          <o:OLEObject Type="Embed" ProgID="Equation.DSMT4" ShapeID="_x0000_i1161" DrawAspect="Content" ObjectID="_1652006561" r:id="rId267"/>
        </w:object>
      </w:r>
      <w:r w:rsidRPr="006432F4">
        <w:rPr>
          <w:rFonts w:ascii="Times New Roman" w:hAnsi="Times New Roman" w:cs="Times New Roman"/>
          <w:szCs w:val="21"/>
        </w:rPr>
        <w:t>中都有两个</w:t>
      </w:r>
      <w:r w:rsidRPr="006432F4">
        <w:rPr>
          <w:rFonts w:ascii="Times New Roman" w:hAnsi="Times New Roman" w:cs="Times New Roman" w:hint="eastAsia"/>
          <w:szCs w:val="21"/>
        </w:rPr>
        <w:t>N</w:t>
      </w:r>
      <w:r w:rsidRPr="006432F4">
        <w:rPr>
          <w:rFonts w:ascii="Times New Roman" w:hAnsi="Times New Roman" w:cs="Times New Roman"/>
          <w:szCs w:val="21"/>
        </w:rPr>
        <w:t>IN</w:t>
      </w:r>
      <w:r w:rsidRPr="006432F4">
        <w:rPr>
          <w:rFonts w:ascii="Times New Roman" w:hAnsi="Times New Roman" w:cs="Times New Roman"/>
          <w:szCs w:val="21"/>
        </w:rPr>
        <w:t>结构</w:t>
      </w:r>
      <w:r w:rsidRPr="006432F4">
        <w:rPr>
          <w:rFonts w:ascii="Times New Roman" w:hAnsi="Times New Roman" w:cs="Times New Roman" w:hint="eastAsia"/>
          <w:szCs w:val="21"/>
        </w:rPr>
        <w:t>，</w:t>
      </w:r>
      <w:r w:rsidRPr="006432F4">
        <w:rPr>
          <w:rFonts w:ascii="Times New Roman" w:hAnsi="Times New Roman" w:cs="Times New Roman"/>
          <w:szCs w:val="21"/>
        </w:rPr>
        <w:t>其中物理</w:t>
      </w:r>
      <w:r w:rsidRPr="006432F4">
        <w:rPr>
          <w:rFonts w:ascii="Times New Roman" w:hAnsi="Times New Roman" w:cs="Times New Roman" w:hint="eastAsia"/>
          <w:szCs w:val="21"/>
        </w:rPr>
        <w:t>层</w:t>
      </w:r>
      <w:r w:rsidRPr="006432F4">
        <w:rPr>
          <w:rFonts w:ascii="Times New Roman" w:hAnsi="Times New Roman" w:cs="Times New Roman"/>
          <w:position w:val="-6"/>
          <w:szCs w:val="21"/>
        </w:rPr>
        <w:object w:dxaOrig="499" w:dyaOrig="279">
          <v:shape id="_x0000_i1162" type="#_x0000_t75" style="width:24.5pt;height:13.5pt" o:ole="">
            <v:imagedata r:id="rId268" o:title=""/>
          </v:shape>
          <o:OLEObject Type="Embed" ProgID="Equation.DSMT4" ShapeID="_x0000_i1162" DrawAspect="Content" ObjectID="_1652006562" r:id="rId269"/>
        </w:object>
      </w:r>
      <w:r w:rsidRPr="006432F4">
        <w:rPr>
          <w:rFonts w:ascii="Times New Roman" w:hAnsi="Times New Roman" w:cs="Times New Roman" w:hint="eastAsia"/>
          <w:szCs w:val="21"/>
        </w:rPr>
        <w:t>、</w:t>
      </w:r>
      <w:r w:rsidRPr="006432F4">
        <w:rPr>
          <w:rFonts w:ascii="Times New Roman" w:hAnsi="Times New Roman" w:cs="Times New Roman"/>
          <w:position w:val="-6"/>
          <w:szCs w:val="21"/>
        </w:rPr>
        <w:object w:dxaOrig="480" w:dyaOrig="279">
          <v:shape id="_x0000_i1163" type="#_x0000_t75" style="width:24.5pt;height:13.5pt" o:ole="">
            <v:imagedata r:id="rId270" o:title=""/>
          </v:shape>
          <o:OLEObject Type="Embed" ProgID="Equation.DSMT4" ShapeID="_x0000_i1163" DrawAspect="Content" ObjectID="_1652006563" r:id="rId271"/>
        </w:object>
      </w:r>
      <w:r w:rsidRPr="006432F4">
        <w:rPr>
          <w:rFonts w:ascii="Times New Roman" w:hAnsi="Times New Roman" w:cs="Times New Roman" w:hint="eastAsia"/>
          <w:szCs w:val="21"/>
        </w:rPr>
        <w:t>、</w:t>
      </w:r>
      <w:r w:rsidRPr="006432F4">
        <w:rPr>
          <w:rFonts w:ascii="Times New Roman" w:hAnsi="Times New Roman" w:cs="Times New Roman"/>
          <w:position w:val="-6"/>
          <w:szCs w:val="21"/>
        </w:rPr>
        <w:object w:dxaOrig="499" w:dyaOrig="279">
          <v:shape id="_x0000_i1164" type="#_x0000_t75" style="width:24.5pt;height:13.5pt" o:ole="">
            <v:imagedata r:id="rId272" o:title=""/>
          </v:shape>
          <o:OLEObject Type="Embed" ProgID="Equation.DSMT4" ShapeID="_x0000_i1164" DrawAspect="Content" ObjectID="_1652006564" r:id="rId273"/>
        </w:object>
      </w:r>
      <w:r w:rsidRPr="006432F4">
        <w:rPr>
          <w:rFonts w:ascii="Times New Roman" w:hAnsi="Times New Roman" w:cs="Times New Roman" w:hint="eastAsia"/>
          <w:szCs w:val="21"/>
        </w:rPr>
        <w:t>、</w:t>
      </w:r>
      <w:r w:rsidRPr="006432F4">
        <w:rPr>
          <w:rFonts w:ascii="Times New Roman" w:hAnsi="Times New Roman" w:cs="Times New Roman"/>
          <w:position w:val="-6"/>
          <w:szCs w:val="21"/>
        </w:rPr>
        <w:object w:dxaOrig="480" w:dyaOrig="279">
          <v:shape id="_x0000_i1165" type="#_x0000_t75" style="width:24.5pt;height:13.5pt" o:ole="">
            <v:imagedata r:id="rId274" o:title=""/>
          </v:shape>
          <o:OLEObject Type="Embed" ProgID="Equation.DSMT4" ShapeID="_x0000_i1165" DrawAspect="Content" ObjectID="_1652006565" r:id="rId275"/>
        </w:object>
      </w:r>
      <w:r w:rsidRPr="006432F4">
        <w:rPr>
          <w:rFonts w:ascii="Times New Roman" w:hAnsi="Times New Roman" w:cs="Times New Roman"/>
          <w:szCs w:val="21"/>
        </w:rPr>
        <w:t>前端</w:t>
      </w:r>
      <w:r w:rsidR="001D4356" w:rsidRPr="006432F4">
        <w:rPr>
          <w:rFonts w:ascii="Times New Roman" w:hAnsi="Times New Roman" w:cs="Times New Roman"/>
          <w:szCs w:val="21"/>
        </w:rPr>
        <w:t>各</w:t>
      </w:r>
      <w:r w:rsidRPr="006432F4">
        <w:rPr>
          <w:rFonts w:ascii="Times New Roman" w:hAnsi="Times New Roman" w:cs="Times New Roman"/>
          <w:szCs w:val="21"/>
        </w:rPr>
        <w:t>包含一个池化层</w:t>
      </w:r>
      <w:r w:rsidR="007F1E70" w:rsidRPr="006432F4">
        <w:rPr>
          <w:rFonts w:ascii="Times New Roman" w:hAnsi="Times New Roman" w:cs="Times New Roman" w:hint="eastAsia"/>
          <w:szCs w:val="21"/>
        </w:rPr>
        <w:t>（图中红色层）</w:t>
      </w:r>
      <w:r w:rsidRPr="006432F4">
        <w:rPr>
          <w:rFonts w:ascii="Times New Roman" w:hAnsi="Times New Roman" w:cs="Times New Roman"/>
          <w:szCs w:val="21"/>
        </w:rPr>
        <w:t>来对前一层的特征</w:t>
      </w:r>
      <w:r w:rsidR="00661CEE" w:rsidRPr="006432F4">
        <w:rPr>
          <w:rFonts w:ascii="Times New Roman" w:hAnsi="Times New Roman" w:cs="Times New Roman" w:hint="eastAsia"/>
          <w:szCs w:val="21"/>
        </w:rPr>
        <w:t>簇</w:t>
      </w:r>
      <w:r w:rsidRPr="006432F4">
        <w:rPr>
          <w:rFonts w:ascii="Times New Roman" w:hAnsi="Times New Roman" w:cs="Times New Roman"/>
          <w:szCs w:val="21"/>
        </w:rPr>
        <w:t>降采样</w:t>
      </w:r>
      <w:r w:rsidR="00BE52DC" w:rsidRPr="006432F4">
        <w:rPr>
          <w:rFonts w:ascii="Times New Roman" w:hAnsi="Times New Roman" w:cs="Times New Roman" w:hint="eastAsia"/>
          <w:szCs w:val="21"/>
        </w:rPr>
        <w:t>，</w:t>
      </w:r>
      <w:r w:rsidR="00BE52DC" w:rsidRPr="006432F4">
        <w:rPr>
          <w:rFonts w:ascii="Times New Roman" w:hAnsi="Times New Roman" w:cs="Times New Roman"/>
          <w:position w:val="-10"/>
          <w:szCs w:val="21"/>
        </w:rPr>
        <w:object w:dxaOrig="480" w:dyaOrig="320">
          <v:shape id="_x0000_i1166" type="#_x0000_t75" style="width:24.5pt;height:16.5pt" o:ole="">
            <v:imagedata r:id="rId276" o:title=""/>
          </v:shape>
          <o:OLEObject Type="Embed" ProgID="Equation.DSMT4" ShapeID="_x0000_i1166" DrawAspect="Content" ObjectID="_1652006566" r:id="rId277"/>
        </w:object>
      </w:r>
      <w:r w:rsidR="00BE52DC" w:rsidRPr="006432F4">
        <w:rPr>
          <w:rFonts w:ascii="Times New Roman" w:hAnsi="Times New Roman" w:cs="Times New Roman" w:hint="eastAsia"/>
          <w:szCs w:val="21"/>
        </w:rPr>
        <w:t>、</w:t>
      </w:r>
      <w:r w:rsidR="00BE52DC" w:rsidRPr="006432F4">
        <w:rPr>
          <w:rFonts w:ascii="Times New Roman" w:hAnsi="Times New Roman" w:cs="Times New Roman"/>
          <w:position w:val="-10"/>
          <w:szCs w:val="21"/>
        </w:rPr>
        <w:object w:dxaOrig="460" w:dyaOrig="320">
          <v:shape id="_x0000_i1167" type="#_x0000_t75" style="width:23pt;height:16.5pt" o:ole="">
            <v:imagedata r:id="rId278" o:title=""/>
          </v:shape>
          <o:OLEObject Type="Embed" ProgID="Equation.DSMT4" ShapeID="_x0000_i1167" DrawAspect="Content" ObjectID="_1652006567" r:id="rId279"/>
        </w:object>
      </w:r>
      <w:r w:rsidR="00BE52DC" w:rsidRPr="006432F4">
        <w:rPr>
          <w:rFonts w:ascii="Times New Roman" w:hAnsi="Times New Roman" w:cs="Times New Roman" w:hint="eastAsia"/>
          <w:szCs w:val="21"/>
        </w:rPr>
        <w:t>、</w:t>
      </w:r>
      <w:r w:rsidR="00BE52DC" w:rsidRPr="006432F4">
        <w:rPr>
          <w:rFonts w:ascii="Times New Roman" w:hAnsi="Times New Roman" w:cs="Times New Roman"/>
          <w:position w:val="-10"/>
          <w:szCs w:val="21"/>
        </w:rPr>
        <w:object w:dxaOrig="480" w:dyaOrig="320">
          <v:shape id="_x0000_i1168" type="#_x0000_t75" style="width:24.5pt;height:16.5pt" o:ole="">
            <v:imagedata r:id="rId280" o:title=""/>
          </v:shape>
          <o:OLEObject Type="Embed" ProgID="Equation.DSMT4" ShapeID="_x0000_i1168" DrawAspect="Content" ObjectID="_1652006568" r:id="rId281"/>
        </w:object>
      </w:r>
      <w:r w:rsidR="00BE52DC" w:rsidRPr="006432F4">
        <w:rPr>
          <w:rFonts w:ascii="Times New Roman" w:hAnsi="Times New Roman" w:cs="Times New Roman" w:hint="eastAsia"/>
          <w:szCs w:val="21"/>
        </w:rPr>
        <w:t>、</w:t>
      </w:r>
      <w:r w:rsidR="00BE52DC" w:rsidRPr="006432F4">
        <w:rPr>
          <w:rFonts w:ascii="Times New Roman" w:hAnsi="Times New Roman" w:cs="Times New Roman"/>
          <w:position w:val="-10"/>
          <w:szCs w:val="21"/>
        </w:rPr>
        <w:object w:dxaOrig="440" w:dyaOrig="320">
          <v:shape id="_x0000_i1169" type="#_x0000_t75" style="width:22pt;height:16.5pt" o:ole="">
            <v:imagedata r:id="rId282" o:title=""/>
          </v:shape>
          <o:OLEObject Type="Embed" ProgID="Equation.DSMT4" ShapeID="_x0000_i1169" DrawAspect="Content" ObjectID="_1652006569" r:id="rId283"/>
        </w:object>
      </w:r>
      <w:r w:rsidR="00BE52DC" w:rsidRPr="006432F4">
        <w:rPr>
          <w:rFonts w:ascii="Times New Roman" w:hAnsi="Times New Roman" w:cs="Times New Roman" w:hint="eastAsia"/>
          <w:szCs w:val="21"/>
        </w:rPr>
        <w:t>对</w:t>
      </w:r>
      <w:r w:rsidR="00BE52DC" w:rsidRPr="006432F4">
        <w:rPr>
          <w:rFonts w:ascii="Times New Roman" w:hAnsi="Times New Roman" w:cs="Times New Roman"/>
          <w:szCs w:val="21"/>
        </w:rPr>
        <w:t>特征簇上采样</w:t>
      </w:r>
      <w:r w:rsidR="00BE52DC" w:rsidRPr="006432F4">
        <w:rPr>
          <w:rFonts w:ascii="Times New Roman" w:hAnsi="Times New Roman" w:cs="Times New Roman" w:hint="eastAsia"/>
          <w:szCs w:val="21"/>
        </w:rPr>
        <w:t>（插值或反卷积</w:t>
      </w:r>
      <w:r w:rsidR="007F1E70" w:rsidRPr="006432F4">
        <w:rPr>
          <w:rFonts w:ascii="Times New Roman" w:hAnsi="Times New Roman" w:cs="Times New Roman" w:hint="eastAsia"/>
          <w:szCs w:val="21"/>
        </w:rPr>
        <w:t>，图中蓝色层</w:t>
      </w:r>
      <w:r w:rsidR="00BE52DC" w:rsidRPr="006432F4">
        <w:rPr>
          <w:rFonts w:ascii="Times New Roman" w:hAnsi="Times New Roman" w:cs="Times New Roman" w:hint="eastAsia"/>
          <w:szCs w:val="21"/>
        </w:rPr>
        <w:t>）和降维</w:t>
      </w:r>
      <w:r w:rsidR="001D4356" w:rsidRPr="006432F4">
        <w:rPr>
          <w:rFonts w:ascii="Times New Roman" w:hAnsi="Times New Roman" w:cs="Times New Roman" w:hint="eastAsia"/>
          <w:szCs w:val="21"/>
        </w:rPr>
        <w:t>（减少特征簇厚度）</w:t>
      </w:r>
      <w:r w:rsidR="00BE52DC" w:rsidRPr="006432F4">
        <w:rPr>
          <w:rFonts w:ascii="Times New Roman" w:hAnsi="Times New Roman" w:cs="Times New Roman" w:hint="eastAsia"/>
          <w:szCs w:val="21"/>
        </w:rPr>
        <w:t>后</w:t>
      </w:r>
      <w:r w:rsidR="00661CEE" w:rsidRPr="006432F4">
        <w:rPr>
          <w:rFonts w:ascii="Times New Roman" w:hAnsi="Times New Roman" w:cs="Times New Roman" w:hint="eastAsia"/>
          <w:szCs w:val="21"/>
        </w:rPr>
        <w:t>分别与来自</w:t>
      </w:r>
      <w:r w:rsidR="00661CEE" w:rsidRPr="006432F4">
        <w:rPr>
          <w:rFonts w:ascii="Times New Roman" w:hAnsi="Times New Roman" w:cs="Times New Roman"/>
          <w:position w:val="-6"/>
          <w:szCs w:val="21"/>
        </w:rPr>
        <w:object w:dxaOrig="499" w:dyaOrig="279">
          <v:shape id="_x0000_i1170" type="#_x0000_t75" style="width:24.5pt;height:13.5pt" o:ole="">
            <v:imagedata r:id="rId272" o:title=""/>
          </v:shape>
          <o:OLEObject Type="Embed" ProgID="Equation.DSMT4" ShapeID="_x0000_i1170" DrawAspect="Content" ObjectID="_1652006570" r:id="rId284"/>
        </w:object>
      </w:r>
      <w:r w:rsidR="00661CEE" w:rsidRPr="006432F4">
        <w:rPr>
          <w:rFonts w:ascii="Times New Roman" w:hAnsi="Times New Roman" w:cs="Times New Roman" w:hint="eastAsia"/>
          <w:szCs w:val="21"/>
        </w:rPr>
        <w:t>、</w:t>
      </w:r>
      <w:r w:rsidR="00661CEE" w:rsidRPr="006432F4">
        <w:rPr>
          <w:rFonts w:ascii="Times New Roman" w:hAnsi="Times New Roman" w:cs="Times New Roman"/>
          <w:position w:val="-6"/>
          <w:szCs w:val="21"/>
        </w:rPr>
        <w:object w:dxaOrig="480" w:dyaOrig="279">
          <v:shape id="_x0000_i1171" type="#_x0000_t75" style="width:24.5pt;height:13.5pt" o:ole="">
            <v:imagedata r:id="rId270" o:title=""/>
          </v:shape>
          <o:OLEObject Type="Embed" ProgID="Equation.DSMT4" ShapeID="_x0000_i1171" DrawAspect="Content" ObjectID="_1652006571" r:id="rId285"/>
        </w:object>
      </w:r>
      <w:r w:rsidR="00661CEE" w:rsidRPr="006432F4">
        <w:rPr>
          <w:rFonts w:ascii="Times New Roman" w:hAnsi="Times New Roman" w:cs="Times New Roman" w:hint="eastAsia"/>
          <w:szCs w:val="21"/>
        </w:rPr>
        <w:t>、</w:t>
      </w:r>
      <w:r w:rsidR="00661CEE" w:rsidRPr="006432F4">
        <w:rPr>
          <w:rFonts w:ascii="Times New Roman" w:hAnsi="Times New Roman" w:cs="Times New Roman"/>
          <w:position w:val="-6"/>
          <w:szCs w:val="21"/>
        </w:rPr>
        <w:object w:dxaOrig="499" w:dyaOrig="279">
          <v:shape id="_x0000_i1172" type="#_x0000_t75" style="width:24.5pt;height:13.5pt" o:ole="">
            <v:imagedata r:id="rId268" o:title=""/>
          </v:shape>
          <o:OLEObject Type="Embed" ProgID="Equation.DSMT4" ShapeID="_x0000_i1172" DrawAspect="Content" ObjectID="_1652006572" r:id="rId286"/>
        </w:object>
      </w:r>
      <w:r w:rsidR="00661CEE" w:rsidRPr="006432F4">
        <w:rPr>
          <w:rFonts w:ascii="Times New Roman" w:hAnsi="Times New Roman" w:cs="Times New Roman"/>
          <w:szCs w:val="21"/>
        </w:rPr>
        <w:t>和</w:t>
      </w:r>
      <w:r w:rsidR="00661CEE" w:rsidRPr="006432F4">
        <w:rPr>
          <w:rFonts w:ascii="Times New Roman" w:hAnsi="Times New Roman" w:cs="Times New Roman"/>
          <w:position w:val="-6"/>
          <w:szCs w:val="21"/>
        </w:rPr>
        <w:object w:dxaOrig="440" w:dyaOrig="279">
          <v:shape id="_x0000_i1173" type="#_x0000_t75" style="width:22pt;height:13.5pt" o:ole="">
            <v:imagedata r:id="rId287" o:title=""/>
          </v:shape>
          <o:OLEObject Type="Embed" ProgID="Equation.DSMT4" ShapeID="_x0000_i1173" DrawAspect="Content" ObjectID="_1652006573" r:id="rId288"/>
        </w:object>
      </w:r>
      <w:r w:rsidR="00661CEE" w:rsidRPr="006432F4">
        <w:rPr>
          <w:rFonts w:ascii="Times New Roman" w:hAnsi="Times New Roman" w:cs="Times New Roman"/>
          <w:szCs w:val="21"/>
        </w:rPr>
        <w:t>的下采样输出进行物理融合</w:t>
      </w:r>
      <w:r w:rsidR="00661CEE" w:rsidRPr="006432F4">
        <w:rPr>
          <w:rFonts w:ascii="Times New Roman" w:hAnsi="Times New Roman" w:cs="Times New Roman" w:hint="eastAsia"/>
          <w:szCs w:val="21"/>
        </w:rPr>
        <w:t>（即沿特征通道方向首尾连接），然后再分别输入到</w:t>
      </w:r>
      <w:r w:rsidR="00661CEE" w:rsidRPr="006432F4">
        <w:rPr>
          <w:rFonts w:ascii="Times New Roman" w:hAnsi="Times New Roman" w:cs="Times New Roman"/>
          <w:position w:val="-6"/>
          <w:szCs w:val="21"/>
        </w:rPr>
        <w:object w:dxaOrig="499" w:dyaOrig="279">
          <v:shape id="_x0000_i1174" type="#_x0000_t75" style="width:24.5pt;height:13.5pt" o:ole="">
            <v:imagedata r:id="rId289" o:title=""/>
          </v:shape>
          <o:OLEObject Type="Embed" ProgID="Equation.DSMT4" ShapeID="_x0000_i1174" DrawAspect="Content" ObjectID="_1652006574" r:id="rId290"/>
        </w:object>
      </w:r>
      <w:r w:rsidR="00661CEE" w:rsidRPr="006432F4">
        <w:rPr>
          <w:rFonts w:ascii="Times New Roman" w:hAnsi="Times New Roman" w:cs="Times New Roman" w:hint="eastAsia"/>
          <w:szCs w:val="21"/>
        </w:rPr>
        <w:t>、</w:t>
      </w:r>
      <w:r w:rsidR="00661CEE" w:rsidRPr="006432F4">
        <w:rPr>
          <w:rFonts w:ascii="Times New Roman" w:hAnsi="Times New Roman" w:cs="Times New Roman"/>
          <w:position w:val="-6"/>
          <w:szCs w:val="21"/>
        </w:rPr>
        <w:object w:dxaOrig="499" w:dyaOrig="279">
          <v:shape id="_x0000_i1175" type="#_x0000_t75" style="width:24.5pt;height:13.5pt" o:ole="">
            <v:imagedata r:id="rId291" o:title=""/>
          </v:shape>
          <o:OLEObject Type="Embed" ProgID="Equation.DSMT4" ShapeID="_x0000_i1175" DrawAspect="Content" ObjectID="_1652006575" r:id="rId292"/>
        </w:object>
      </w:r>
      <w:r w:rsidR="00661CEE" w:rsidRPr="006432F4">
        <w:rPr>
          <w:rFonts w:ascii="Times New Roman" w:hAnsi="Times New Roman" w:cs="Times New Roman" w:hint="eastAsia"/>
          <w:szCs w:val="21"/>
        </w:rPr>
        <w:t>、</w:t>
      </w:r>
      <w:r w:rsidR="00661CEE" w:rsidRPr="006432F4">
        <w:rPr>
          <w:rFonts w:ascii="Times New Roman" w:hAnsi="Times New Roman" w:cs="Times New Roman"/>
          <w:position w:val="-6"/>
          <w:szCs w:val="21"/>
        </w:rPr>
        <w:object w:dxaOrig="480" w:dyaOrig="279">
          <v:shape id="_x0000_i1176" type="#_x0000_t75" style="width:24.5pt;height:13.5pt" o:ole="">
            <v:imagedata r:id="rId293" o:title=""/>
          </v:shape>
          <o:OLEObject Type="Embed" ProgID="Equation.DSMT4" ShapeID="_x0000_i1176" DrawAspect="Content" ObjectID="_1652006576" r:id="rId294"/>
        </w:object>
      </w:r>
      <w:r w:rsidR="00661CEE" w:rsidRPr="006432F4">
        <w:rPr>
          <w:rFonts w:ascii="Times New Roman" w:hAnsi="Times New Roman" w:cs="Times New Roman"/>
          <w:szCs w:val="21"/>
        </w:rPr>
        <w:t>和</w:t>
      </w:r>
      <w:r w:rsidR="00661CEE" w:rsidRPr="006432F4">
        <w:rPr>
          <w:rFonts w:ascii="Times New Roman" w:hAnsi="Times New Roman" w:cs="Times New Roman"/>
          <w:position w:val="-6"/>
          <w:szCs w:val="21"/>
        </w:rPr>
        <w:object w:dxaOrig="480" w:dyaOrig="279">
          <v:shape id="_x0000_i1177" type="#_x0000_t75" style="width:24.5pt;height:13.5pt" o:ole="">
            <v:imagedata r:id="rId295" o:title=""/>
          </v:shape>
          <o:OLEObject Type="Embed" ProgID="Equation.DSMT4" ShapeID="_x0000_i1177" DrawAspect="Content" ObjectID="_1652006577" r:id="rId296"/>
        </w:object>
      </w:r>
      <w:r w:rsidR="00661CEE" w:rsidRPr="006432F4">
        <w:rPr>
          <w:rFonts w:ascii="Times New Roman" w:hAnsi="Times New Roman" w:cs="Times New Roman"/>
          <w:szCs w:val="21"/>
        </w:rPr>
        <w:t>中对图像逐级还原</w:t>
      </w:r>
      <w:r w:rsidR="00661CEE" w:rsidRPr="006432F4">
        <w:rPr>
          <w:rFonts w:ascii="Times New Roman" w:hAnsi="Times New Roman" w:cs="Times New Roman" w:hint="eastAsia"/>
          <w:szCs w:val="21"/>
        </w:rPr>
        <w:t>，最终通过</w:t>
      </w:r>
      <w:r w:rsidR="00661CEE" w:rsidRPr="006432F4">
        <w:rPr>
          <w:rFonts w:ascii="Times New Roman" w:hAnsi="Times New Roman" w:cs="Times New Roman"/>
          <w:position w:val="-6"/>
          <w:szCs w:val="21"/>
        </w:rPr>
        <w:object w:dxaOrig="480" w:dyaOrig="279">
          <v:shape id="_x0000_i1178" type="#_x0000_t75" style="width:24.5pt;height:13.5pt" o:ole="">
            <v:imagedata r:id="rId295" o:title=""/>
          </v:shape>
          <o:OLEObject Type="Embed" ProgID="Equation.DSMT4" ShapeID="_x0000_i1178" DrawAspect="Content" ObjectID="_1652006578" r:id="rId297"/>
        </w:object>
      </w:r>
      <w:r w:rsidR="00661CEE" w:rsidRPr="006432F4">
        <w:rPr>
          <w:rFonts w:ascii="Times New Roman" w:hAnsi="Times New Roman" w:cs="Times New Roman"/>
          <w:szCs w:val="21"/>
        </w:rPr>
        <w:t>到</w:t>
      </w:r>
      <w:r w:rsidR="00661CEE" w:rsidRPr="006432F4">
        <w:rPr>
          <w:rFonts w:ascii="Times New Roman" w:hAnsi="Times New Roman" w:cs="Times New Roman"/>
          <w:position w:val="-10"/>
          <w:szCs w:val="21"/>
        </w:rPr>
        <w:object w:dxaOrig="740" w:dyaOrig="320">
          <v:shape id="_x0000_i1179" type="#_x0000_t75" style="width:36.5pt;height:16.5pt" o:ole="">
            <v:imagedata r:id="rId298" o:title=""/>
          </v:shape>
          <o:OLEObject Type="Embed" ProgID="Equation.DSMT4" ShapeID="_x0000_i1179" DrawAspect="Content" ObjectID="_1652006579" r:id="rId299"/>
        </w:object>
      </w:r>
      <w:r w:rsidR="00661CEE" w:rsidRPr="006432F4">
        <w:rPr>
          <w:rFonts w:ascii="Times New Roman" w:hAnsi="Times New Roman" w:cs="Times New Roman"/>
          <w:szCs w:val="21"/>
        </w:rPr>
        <w:t xml:space="preserve"> </w:t>
      </w:r>
      <w:r w:rsidR="00661CEE" w:rsidRPr="006432F4">
        <w:rPr>
          <w:rFonts w:ascii="Times New Roman" w:hAnsi="Times New Roman" w:cs="Times New Roman"/>
          <w:szCs w:val="21"/>
        </w:rPr>
        <w:t>层的</w:t>
      </w:r>
      <w:r w:rsidR="00661CEE" w:rsidRPr="006432F4">
        <w:rPr>
          <w:rFonts w:ascii="Times New Roman" w:hAnsi="Times New Roman" w:cs="Times New Roman"/>
          <w:position w:val="-4"/>
          <w:szCs w:val="21"/>
        </w:rPr>
        <w:object w:dxaOrig="420" w:dyaOrig="260">
          <v:shape id="_x0000_i1180" type="#_x0000_t75" style="width:21pt;height:13.5pt" o:ole="">
            <v:imagedata r:id="rId300" o:title=""/>
          </v:shape>
          <o:OLEObject Type="Embed" ProgID="Equation.DSMT4" ShapeID="_x0000_i1180" DrawAspect="Content" ObjectID="_1652006580" r:id="rId301"/>
        </w:object>
      </w:r>
      <w:r w:rsidR="00661CEE" w:rsidRPr="006432F4">
        <w:rPr>
          <w:rFonts w:ascii="Times New Roman" w:hAnsi="Times New Roman" w:cs="Times New Roman"/>
          <w:szCs w:val="21"/>
        </w:rPr>
        <w:t>卷积降维</w:t>
      </w:r>
      <w:r w:rsidR="007C5AAA" w:rsidRPr="006432F4">
        <w:rPr>
          <w:rFonts w:ascii="Times New Roman" w:hAnsi="Times New Roman" w:cs="Times New Roman" w:hint="eastAsia"/>
          <w:szCs w:val="21"/>
        </w:rPr>
        <w:t>并输出</w:t>
      </w:r>
      <w:r w:rsidR="007C5AAA" w:rsidRPr="006432F4">
        <w:rPr>
          <w:rFonts w:ascii="Times New Roman" w:hAnsi="Times New Roman" w:cs="Times New Roman"/>
          <w:szCs w:val="21"/>
        </w:rPr>
        <w:t>去噪后的数据</w:t>
      </w:r>
      <w:r w:rsidR="00661CEE" w:rsidRPr="006432F4">
        <w:rPr>
          <w:rFonts w:ascii="Times New Roman" w:hAnsi="Times New Roman" w:cs="Times New Roman" w:hint="eastAsia"/>
          <w:szCs w:val="21"/>
        </w:rPr>
        <w:t>。</w:t>
      </w:r>
    </w:p>
    <w:p w:rsidR="00E84BE8" w:rsidRPr="006432F4" w:rsidRDefault="00E654D7" w:rsidP="00E654D7">
      <w:pPr>
        <w:pStyle w:val="2"/>
      </w:pPr>
      <w:r w:rsidRPr="006432F4">
        <w:rPr>
          <w:rFonts w:hint="eastAsia"/>
        </w:rPr>
        <w:t>2</w:t>
      </w:r>
      <w:r w:rsidR="00E84BE8" w:rsidRPr="006432F4">
        <w:t>实验分析</w:t>
      </w:r>
    </w:p>
    <w:p w:rsidR="00BA0ABE" w:rsidRPr="006432F4" w:rsidRDefault="004A2B89" w:rsidP="00E654D7">
      <w:pPr>
        <w:pStyle w:val="3"/>
      </w:pPr>
      <w:r w:rsidRPr="006432F4">
        <w:rPr>
          <w:rFonts w:hint="eastAsia"/>
        </w:rPr>
        <w:t>2</w:t>
      </w:r>
      <w:r w:rsidRPr="006432F4">
        <w:t xml:space="preserve">.1 </w:t>
      </w:r>
      <w:r w:rsidRPr="006432F4">
        <w:t>数据集设计</w:t>
      </w:r>
    </w:p>
    <w:p w:rsidR="00BA0ABE" w:rsidRPr="006432F4" w:rsidRDefault="00E83B95" w:rsidP="00E83B95">
      <w:pPr>
        <w:spacing w:line="360" w:lineRule="auto"/>
        <w:ind w:firstLineChars="200" w:firstLine="420"/>
        <w:rPr>
          <w:rFonts w:ascii="Times New Roman" w:hAnsi="Times New Roman" w:cs="Times New Roman"/>
          <w:szCs w:val="21"/>
        </w:rPr>
      </w:pPr>
      <w:r w:rsidRPr="006432F4">
        <w:rPr>
          <w:rFonts w:ascii="Times New Roman" w:hAnsi="Times New Roman" w:cs="Times New Roman" w:hint="eastAsia"/>
          <w:szCs w:val="21"/>
        </w:rPr>
        <w:t>首先</w:t>
      </w:r>
      <w:r w:rsidRPr="006432F4">
        <w:rPr>
          <w:rFonts w:ascii="Times New Roman" w:hAnsi="Times New Roman" w:cs="Times New Roman"/>
          <w:szCs w:val="21"/>
        </w:rPr>
        <w:t>，通过其</w:t>
      </w:r>
      <w:r w:rsidRPr="006432F4">
        <w:rPr>
          <w:rFonts w:ascii="Times New Roman" w:hAnsi="Times New Roman" w:cs="Times New Roman" w:hint="eastAsia"/>
          <w:szCs w:val="21"/>
        </w:rPr>
        <w:t>野值剔除</w:t>
      </w:r>
      <w:r w:rsidRPr="006432F4">
        <w:rPr>
          <w:rFonts w:ascii="Times New Roman" w:hAnsi="Times New Roman" w:cs="Times New Roman"/>
          <w:szCs w:val="21"/>
        </w:rPr>
        <w:t>方法</w:t>
      </w:r>
      <w:r w:rsidRPr="006432F4">
        <w:rPr>
          <w:rFonts w:ascii="Times New Roman" w:hAnsi="Times New Roman" w:cs="Times New Roman" w:hint="eastAsia"/>
          <w:szCs w:val="21"/>
        </w:rPr>
        <w:t>从</w:t>
      </w:r>
      <w:r w:rsidRPr="006432F4">
        <w:rPr>
          <w:rFonts w:ascii="Times New Roman" w:hAnsi="Times New Roman" w:cs="Times New Roman"/>
          <w:szCs w:val="21"/>
        </w:rPr>
        <w:t>数据中提取纯净</w:t>
      </w:r>
      <w:r w:rsidRPr="006432F4">
        <w:rPr>
          <w:rFonts w:ascii="Times New Roman" w:hAnsi="Times New Roman" w:cs="Times New Roman" w:hint="eastAsia"/>
          <w:szCs w:val="21"/>
        </w:rPr>
        <w:t>的</w:t>
      </w:r>
      <w:r w:rsidRPr="006432F4">
        <w:rPr>
          <w:rFonts w:ascii="Times New Roman" w:hAnsi="Times New Roman" w:cs="Times New Roman"/>
          <w:szCs w:val="21"/>
        </w:rPr>
        <w:t>野值噪声</w:t>
      </w:r>
      <w:r w:rsidRPr="006432F4">
        <w:rPr>
          <w:rFonts w:ascii="Times New Roman" w:hAnsi="Times New Roman" w:cs="Times New Roman" w:hint="eastAsia"/>
          <w:szCs w:val="21"/>
        </w:rPr>
        <w:t>，</w:t>
      </w:r>
      <w:r w:rsidRPr="006432F4">
        <w:rPr>
          <w:rFonts w:ascii="Times New Roman" w:hAnsi="Times New Roman" w:cs="Times New Roman"/>
          <w:szCs w:val="21"/>
        </w:rPr>
        <w:t>利用有效手段进一步将噪声中的有效信号剔除</w:t>
      </w:r>
      <w:r w:rsidRPr="006432F4">
        <w:rPr>
          <w:rFonts w:ascii="Times New Roman" w:hAnsi="Times New Roman" w:cs="Times New Roman" w:hint="eastAsia"/>
          <w:szCs w:val="21"/>
        </w:rPr>
        <w:t>，</w:t>
      </w:r>
      <w:r w:rsidRPr="006432F4">
        <w:rPr>
          <w:rFonts w:ascii="Times New Roman" w:hAnsi="Times New Roman" w:cs="Times New Roman"/>
          <w:szCs w:val="21"/>
        </w:rPr>
        <w:t>利用变换道</w:t>
      </w:r>
      <w:r w:rsidRPr="006432F4">
        <w:rPr>
          <w:rFonts w:ascii="Times New Roman" w:hAnsi="Times New Roman" w:cs="Times New Roman" w:hint="eastAsia"/>
          <w:szCs w:val="21"/>
        </w:rPr>
        <w:t>、</w:t>
      </w:r>
      <w:r w:rsidRPr="006432F4">
        <w:rPr>
          <w:rFonts w:ascii="Times New Roman" w:hAnsi="Times New Roman" w:cs="Times New Roman"/>
          <w:szCs w:val="21"/>
        </w:rPr>
        <w:t>复制平移以及翻转等方法增广噪声数据集并加入到正演模拟</w:t>
      </w:r>
      <w:r w:rsidRPr="006432F4">
        <w:rPr>
          <w:rFonts w:ascii="Times New Roman" w:hAnsi="Times New Roman" w:cs="Times New Roman" w:hint="eastAsia"/>
          <w:szCs w:val="21"/>
        </w:rPr>
        <w:t>出</w:t>
      </w:r>
      <w:r w:rsidRPr="006432F4">
        <w:rPr>
          <w:rFonts w:ascii="Times New Roman" w:hAnsi="Times New Roman" w:cs="Times New Roman"/>
          <w:szCs w:val="21"/>
        </w:rPr>
        <w:t>的地震记录中</w:t>
      </w:r>
      <w:r w:rsidRPr="006432F4">
        <w:rPr>
          <w:rFonts w:ascii="Times New Roman" w:hAnsi="Times New Roman" w:cs="Times New Roman" w:hint="eastAsia"/>
          <w:szCs w:val="21"/>
        </w:rPr>
        <w:t>，</w:t>
      </w:r>
      <w:r w:rsidRPr="006432F4">
        <w:rPr>
          <w:rFonts w:ascii="Times New Roman" w:hAnsi="Times New Roman" w:cs="Times New Roman"/>
          <w:szCs w:val="21"/>
        </w:rPr>
        <w:t>进一步利用上述手段增广加入噪声后的训练数据集</w:t>
      </w:r>
      <w:r w:rsidRPr="006432F4">
        <w:rPr>
          <w:rFonts w:ascii="Times New Roman" w:hAnsi="Times New Roman" w:cs="Times New Roman" w:hint="eastAsia"/>
          <w:szCs w:val="21"/>
        </w:rPr>
        <w:t>，</w:t>
      </w:r>
      <w:r w:rsidRPr="006432F4">
        <w:rPr>
          <w:rFonts w:ascii="Times New Roman" w:hAnsi="Times New Roman" w:cs="Times New Roman"/>
          <w:szCs w:val="21"/>
        </w:rPr>
        <w:t>为网络训练提供充足的样本</w:t>
      </w:r>
      <w:r w:rsidRPr="006432F4">
        <w:rPr>
          <w:rFonts w:ascii="Times New Roman" w:hAnsi="Times New Roman" w:cs="Times New Roman" w:hint="eastAsia"/>
          <w:szCs w:val="21"/>
        </w:rPr>
        <w:t>。</w:t>
      </w:r>
    </w:p>
    <w:p w:rsidR="004A2B89" w:rsidRPr="006432F4" w:rsidRDefault="00E654D7" w:rsidP="00E654D7">
      <w:pPr>
        <w:pStyle w:val="3"/>
      </w:pPr>
      <w:r w:rsidRPr="006432F4">
        <w:lastRenderedPageBreak/>
        <w:t xml:space="preserve">2.2 </w:t>
      </w:r>
      <w:r w:rsidR="004A2B89" w:rsidRPr="006432F4">
        <w:rPr>
          <w:rFonts w:hint="eastAsia"/>
        </w:rPr>
        <w:t>I</w:t>
      </w:r>
      <w:r w:rsidR="004A2B89" w:rsidRPr="006432F4">
        <w:t>RLUnet</w:t>
      </w:r>
      <w:r w:rsidR="004A2B89" w:rsidRPr="006432F4">
        <w:t>模型参数设置</w:t>
      </w:r>
    </w:p>
    <w:p w:rsidR="007C5AAA" w:rsidRPr="006432F4" w:rsidRDefault="007C5AAA" w:rsidP="007C5AAA">
      <w:pPr>
        <w:ind w:firstLineChars="200" w:firstLine="420"/>
        <w:rPr>
          <w:rFonts w:ascii="Times New Roman" w:hAnsi="Times New Roman" w:cs="Times New Roman"/>
          <w:szCs w:val="21"/>
        </w:rPr>
      </w:pPr>
      <w:r w:rsidRPr="006432F4">
        <w:rPr>
          <w:rFonts w:ascii="Times New Roman" w:hAnsi="Times New Roman" w:cs="Times New Roman" w:hint="eastAsia"/>
          <w:szCs w:val="21"/>
        </w:rPr>
        <w:t>DnCNN</w:t>
      </w:r>
      <w:r w:rsidRPr="006432F4">
        <w:rPr>
          <w:rFonts w:ascii="Times New Roman" w:hAnsi="Times New Roman" w:cs="Times New Roman" w:hint="eastAsia"/>
          <w:szCs w:val="21"/>
        </w:rPr>
        <w:t>、</w:t>
      </w:r>
      <w:r w:rsidRPr="006432F4">
        <w:rPr>
          <w:rFonts w:ascii="Times New Roman" w:hAnsi="Times New Roman" w:cs="Times New Roman" w:hint="eastAsia"/>
          <w:szCs w:val="21"/>
        </w:rPr>
        <w:t>DnUnet</w:t>
      </w:r>
      <w:r w:rsidRPr="006432F4">
        <w:rPr>
          <w:rFonts w:ascii="Times New Roman" w:hAnsi="Times New Roman" w:cs="Times New Roman" w:hint="eastAsia"/>
          <w:szCs w:val="21"/>
        </w:rPr>
        <w:t>等去噪网络主要针对全局信噪比均衡的数据，所以采用方形卷积核</w:t>
      </w:r>
      <w:r w:rsidRPr="006432F4">
        <w:rPr>
          <w:rFonts w:ascii="Times New Roman" w:hAnsi="Times New Roman"/>
          <w:position w:val="-14"/>
          <w:szCs w:val="21"/>
        </w:rPr>
        <w:object w:dxaOrig="880" w:dyaOrig="400">
          <v:shape id="_x0000_i1181" type="#_x0000_t75" style="width:43.5pt;height:20.5pt" o:ole="">
            <v:imagedata r:id="rId302" o:title=""/>
          </v:shape>
          <o:OLEObject Type="Embed" ProgID="Equation.DSMT4" ShapeID="_x0000_i1181" DrawAspect="Content" ObjectID="_1652006581" r:id="rId303"/>
        </w:object>
      </w:r>
      <w:r w:rsidRPr="006432F4">
        <w:rPr>
          <w:rFonts w:ascii="Times New Roman" w:hAnsi="Times New Roman" w:cs="Times New Roman" w:hint="eastAsia"/>
          <w:szCs w:val="21"/>
        </w:rPr>
        <w:t>较为合适，而野值在地震剖面中具有沿时间方向呈条带状分布的特点，所以理论上讲纵向的条状卷积</w:t>
      </w:r>
      <w:r w:rsidRPr="006432F4">
        <w:rPr>
          <w:rFonts w:ascii="Times New Roman" w:hAnsi="Times New Roman"/>
          <w:position w:val="-14"/>
          <w:szCs w:val="21"/>
        </w:rPr>
        <w:object w:dxaOrig="800" w:dyaOrig="400">
          <v:shape id="_x0000_i1182" type="#_x0000_t75" style="width:40pt;height:20.5pt" o:ole="">
            <v:imagedata r:id="rId304" o:title=""/>
          </v:shape>
          <o:OLEObject Type="Embed" ProgID="Equation.DSMT4" ShapeID="_x0000_i1182" DrawAspect="Content" ObjectID="_1652006582" r:id="rId305"/>
        </w:object>
      </w:r>
      <w:r w:rsidRPr="006432F4">
        <w:rPr>
          <w:rFonts w:ascii="Times New Roman" w:hAnsi="Times New Roman" w:cs="Times New Roman" w:hint="eastAsia"/>
          <w:szCs w:val="21"/>
        </w:rPr>
        <w:t>核更为妥当（如图</w:t>
      </w:r>
      <w:r w:rsidRPr="006432F4">
        <w:rPr>
          <w:rFonts w:ascii="Times New Roman" w:hAnsi="Times New Roman" w:cs="Times New Roman" w:hint="eastAsia"/>
          <w:szCs w:val="21"/>
        </w:rPr>
        <w:t>1</w:t>
      </w:r>
      <w:r w:rsidRPr="006432F4">
        <w:rPr>
          <w:rFonts w:ascii="Times New Roman" w:hAnsi="Times New Roman" w:cs="Times New Roman"/>
          <w:szCs w:val="21"/>
        </w:rPr>
        <w:t>.6</w:t>
      </w:r>
      <w:r w:rsidRPr="006432F4">
        <w:rPr>
          <w:rFonts w:ascii="Times New Roman" w:hAnsi="Times New Roman" w:cs="Times New Roman" w:hint="eastAsia"/>
          <w:szCs w:val="21"/>
        </w:rPr>
        <w:t>）。</w:t>
      </w:r>
    </w:p>
    <w:p w:rsidR="007C5AAA" w:rsidRPr="006432F4" w:rsidRDefault="007C5AAA" w:rsidP="007C5AAA">
      <w:pPr>
        <w:pStyle w:val="a3"/>
        <w:spacing w:line="360" w:lineRule="auto"/>
        <w:ind w:left="360" w:firstLineChars="0" w:firstLine="0"/>
        <w:jc w:val="center"/>
        <w:rPr>
          <w:rFonts w:ascii="Times New Roman" w:hAnsi="Times New Roman" w:cs="Times New Roman"/>
          <w:sz w:val="24"/>
        </w:rPr>
      </w:pPr>
      <w:r w:rsidRPr="006432F4">
        <w:rPr>
          <w:rFonts w:ascii="Times New Roman" w:hAnsi="Times New Roman"/>
          <w:noProof/>
        </w:rPr>
        <w:drawing>
          <wp:inline distT="0" distB="0" distL="0" distR="0" wp14:anchorId="2911CBD1" wp14:editId="2AC4D33D">
            <wp:extent cx="2343150" cy="1228725"/>
            <wp:effectExtent l="0" t="0" r="0" b="9525"/>
            <wp:docPr id="10" name="图片 10" descr="C:\Users\wangsw\AppData\Local\Microsoft\Windows\INetCache\Content.Word\方形卷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3" descr="C:\Users\wangsw\AppData\Local\Microsoft\Windows\INetCache\Content.Word\方形卷积.png"/>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2343150" cy="1228725"/>
                    </a:xfrm>
                    <a:prstGeom prst="rect">
                      <a:avLst/>
                    </a:prstGeom>
                    <a:noFill/>
                    <a:ln>
                      <a:noFill/>
                    </a:ln>
                  </pic:spPr>
                </pic:pic>
              </a:graphicData>
            </a:graphic>
          </wp:inline>
        </w:drawing>
      </w:r>
      <w:r w:rsidRPr="006432F4">
        <w:rPr>
          <w:rFonts w:ascii="Times New Roman" w:hAnsi="Times New Roman"/>
          <w:noProof/>
        </w:rPr>
        <w:drawing>
          <wp:inline distT="0" distB="0" distL="0" distR="0" wp14:anchorId="5BE89B7B" wp14:editId="05A1B31A">
            <wp:extent cx="2343150" cy="1219200"/>
            <wp:effectExtent l="0" t="0" r="0" b="0"/>
            <wp:docPr id="9" name="图片 9" descr="C:\Users\wangsw\AppData\Local\Microsoft\Windows\INetCache\Content.Word\条形卷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4" descr="C:\Users\wangsw\AppData\Local\Microsoft\Windows\INetCache\Content.Word\条形卷积.png"/>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2343150" cy="1219200"/>
                    </a:xfrm>
                    <a:prstGeom prst="rect">
                      <a:avLst/>
                    </a:prstGeom>
                    <a:noFill/>
                    <a:ln>
                      <a:noFill/>
                    </a:ln>
                  </pic:spPr>
                </pic:pic>
              </a:graphicData>
            </a:graphic>
          </wp:inline>
        </w:drawing>
      </w:r>
    </w:p>
    <w:p w:rsidR="007C5AAA" w:rsidRPr="006432F4" w:rsidRDefault="007C5AAA" w:rsidP="007C5AAA">
      <w:pPr>
        <w:spacing w:line="360" w:lineRule="auto"/>
        <w:jc w:val="center"/>
        <w:rPr>
          <w:rFonts w:ascii="Times New Roman" w:hAnsi="Times New Roman"/>
          <w:sz w:val="18"/>
          <w:szCs w:val="18"/>
        </w:rPr>
      </w:pPr>
      <w:r w:rsidRPr="006432F4">
        <w:rPr>
          <w:rFonts w:ascii="Times New Roman" w:hAnsi="Times New Roman" w:cs="Times New Roman"/>
          <w:sz w:val="18"/>
          <w:szCs w:val="18"/>
        </w:rPr>
        <w:t>图</w:t>
      </w:r>
      <w:r w:rsidRPr="006432F4">
        <w:rPr>
          <w:rFonts w:ascii="Times New Roman" w:hAnsi="Times New Roman" w:cs="Times New Roman" w:hint="eastAsia"/>
          <w:sz w:val="18"/>
          <w:szCs w:val="18"/>
        </w:rPr>
        <w:t>1</w:t>
      </w:r>
      <w:r w:rsidRPr="006432F4">
        <w:rPr>
          <w:rFonts w:ascii="Times New Roman" w:hAnsi="Times New Roman" w:cs="Times New Roman"/>
          <w:sz w:val="18"/>
          <w:szCs w:val="18"/>
        </w:rPr>
        <w:t xml:space="preserve">.6 </w:t>
      </w:r>
      <w:r w:rsidRPr="006432F4">
        <w:rPr>
          <w:rFonts w:ascii="Times New Roman" w:hAnsi="Times New Roman" w:cs="Times New Roman"/>
          <w:sz w:val="18"/>
          <w:szCs w:val="18"/>
        </w:rPr>
        <w:t>方形卷积和条形卷积</w:t>
      </w:r>
    </w:p>
    <w:p w:rsidR="007C5AAA" w:rsidRPr="006432F4" w:rsidRDefault="00E27F4D" w:rsidP="007C5AAA">
      <w:pPr>
        <w:spacing w:line="360" w:lineRule="auto"/>
        <w:rPr>
          <w:rFonts w:ascii="Times New Roman" w:hAnsi="Times New Roman" w:cs="Times New Roman"/>
          <w:sz w:val="24"/>
        </w:rPr>
      </w:pPr>
      <w:r>
        <w:rPr>
          <w:rFonts w:ascii="Times New Roman" w:hAnsi="Times New Roman" w:cs="Times New Roman"/>
          <w:sz w:val="24"/>
        </w:rPr>
        <w:pict>
          <v:shape id="_x0000_i1183" type="#_x0000_t75" style="width:396.5pt;height:202pt">
            <v:imagedata r:id="rId308" o:title="Inception_v1b"/>
          </v:shape>
        </w:pict>
      </w:r>
    </w:p>
    <w:p w:rsidR="00670B5A" w:rsidRPr="006432F4" w:rsidRDefault="00670B5A" w:rsidP="00670B5A">
      <w:pPr>
        <w:pStyle w:val="a3"/>
        <w:numPr>
          <w:ilvl w:val="0"/>
          <w:numId w:val="3"/>
        </w:numPr>
        <w:spacing w:line="360" w:lineRule="auto"/>
        <w:ind w:firstLineChars="0"/>
        <w:rPr>
          <w:rFonts w:ascii="Times New Roman" w:hAnsi="Times New Roman" w:cs="Times New Roman"/>
          <w:sz w:val="24"/>
        </w:rPr>
      </w:pPr>
      <w:r w:rsidRPr="006432F4">
        <w:rPr>
          <w:rFonts w:ascii="Times New Roman" w:hAnsi="Times New Roman" w:cs="Times New Roman"/>
          <w:sz w:val="24"/>
        </w:rPr>
        <w:t>Inception_v1b</w:t>
      </w:r>
    </w:p>
    <w:p w:rsidR="00670B5A" w:rsidRPr="006432F4" w:rsidRDefault="00E27F4D" w:rsidP="00670B5A">
      <w:pPr>
        <w:spacing w:line="360" w:lineRule="auto"/>
        <w:rPr>
          <w:rFonts w:ascii="Times New Roman" w:hAnsi="Times New Roman" w:cs="Times New Roman"/>
          <w:sz w:val="24"/>
        </w:rPr>
      </w:pPr>
      <w:r>
        <w:rPr>
          <w:rFonts w:ascii="Times New Roman" w:hAnsi="Times New Roman" w:cs="Times New Roman"/>
          <w:sz w:val="24"/>
        </w:rPr>
        <w:pict>
          <v:shape id="_x0000_i1184" type="#_x0000_t75" style="width:396.5pt;height:202.5pt">
            <v:imagedata r:id="rId309" o:title="Inception_v2a"/>
          </v:shape>
        </w:pict>
      </w:r>
    </w:p>
    <w:p w:rsidR="00670B5A" w:rsidRPr="006432F4" w:rsidRDefault="00670B5A" w:rsidP="00670B5A">
      <w:pPr>
        <w:pStyle w:val="a3"/>
        <w:numPr>
          <w:ilvl w:val="0"/>
          <w:numId w:val="3"/>
        </w:numPr>
        <w:spacing w:line="360" w:lineRule="auto"/>
        <w:ind w:firstLineChars="0"/>
        <w:rPr>
          <w:rFonts w:ascii="Times New Roman" w:hAnsi="Times New Roman" w:cs="Times New Roman"/>
          <w:sz w:val="24"/>
        </w:rPr>
      </w:pPr>
      <w:r w:rsidRPr="006432F4">
        <w:rPr>
          <w:rFonts w:ascii="Times New Roman" w:hAnsi="Times New Roman" w:cs="Times New Roman"/>
          <w:sz w:val="24"/>
        </w:rPr>
        <w:t>Inception_v2a</w:t>
      </w:r>
    </w:p>
    <w:p w:rsidR="00670B5A" w:rsidRPr="006432F4" w:rsidRDefault="00E27F4D" w:rsidP="00670B5A">
      <w:pPr>
        <w:spacing w:line="360" w:lineRule="auto"/>
        <w:rPr>
          <w:rFonts w:ascii="Times New Roman" w:hAnsi="Times New Roman" w:cs="Times New Roman"/>
          <w:sz w:val="24"/>
        </w:rPr>
      </w:pPr>
      <w:r>
        <w:rPr>
          <w:rFonts w:ascii="Times New Roman" w:hAnsi="Times New Roman" w:cs="Times New Roman"/>
          <w:sz w:val="24"/>
        </w:rPr>
        <w:lastRenderedPageBreak/>
        <w:pict>
          <v:shape id="_x0000_i1185" type="#_x0000_t75" style="width:396.5pt;height:204pt">
            <v:imagedata r:id="rId310" o:title="Inception_IRLU_v1"/>
          </v:shape>
        </w:pict>
      </w:r>
    </w:p>
    <w:p w:rsidR="00670B5A" w:rsidRPr="006432F4" w:rsidRDefault="00670B5A" w:rsidP="00670B5A">
      <w:pPr>
        <w:pStyle w:val="a3"/>
        <w:numPr>
          <w:ilvl w:val="0"/>
          <w:numId w:val="3"/>
        </w:numPr>
        <w:spacing w:line="360" w:lineRule="auto"/>
        <w:ind w:firstLineChars="0"/>
        <w:rPr>
          <w:rFonts w:ascii="Times New Roman" w:hAnsi="Times New Roman" w:cs="Times New Roman"/>
          <w:sz w:val="24"/>
        </w:rPr>
      </w:pPr>
      <w:r w:rsidRPr="006432F4">
        <w:rPr>
          <w:rFonts w:ascii="Times New Roman" w:hAnsi="Times New Roman" w:cs="Times New Roman"/>
          <w:sz w:val="24"/>
        </w:rPr>
        <w:t>Incepiton</w:t>
      </w:r>
      <w:r w:rsidRPr="006432F4">
        <w:rPr>
          <w:rFonts w:ascii="Times New Roman" w:hAnsi="Times New Roman" w:cs="Times New Roman" w:hint="eastAsia"/>
          <w:sz w:val="24"/>
        </w:rPr>
        <w:t>_</w:t>
      </w:r>
      <w:r w:rsidRPr="006432F4">
        <w:rPr>
          <w:rFonts w:ascii="Times New Roman" w:hAnsi="Times New Roman" w:cs="Times New Roman"/>
          <w:sz w:val="24"/>
        </w:rPr>
        <w:t>IRLU_v1</w:t>
      </w:r>
    </w:p>
    <w:p w:rsidR="00670B5A" w:rsidRPr="006432F4" w:rsidRDefault="00670B5A" w:rsidP="00670B5A">
      <w:pPr>
        <w:spacing w:line="360" w:lineRule="auto"/>
        <w:rPr>
          <w:rFonts w:ascii="Times New Roman" w:hAnsi="Times New Roman" w:cs="Times New Roman"/>
          <w:sz w:val="24"/>
        </w:rPr>
      </w:pPr>
      <w:r w:rsidRPr="006432F4">
        <w:rPr>
          <w:rFonts w:ascii="Times New Roman" w:hAnsi="Times New Roman" w:cs="Times New Roman"/>
          <w:noProof/>
          <w:sz w:val="24"/>
        </w:rPr>
        <w:drawing>
          <wp:inline distT="0" distB="0" distL="0" distR="0">
            <wp:extent cx="5040000" cy="2602643"/>
            <wp:effectExtent l="0" t="0" r="8255" b="7620"/>
            <wp:docPr id="3" name="图片 3" descr="C:\Users\wangsw\AppData\Local\Microsoft\Windows\INetCache\Content.Word\Inception_IRLU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Users\wangsw\AppData\Local\Microsoft\Windows\INetCache\Content.Word\Inception_IRLU_v2.png"/>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5040000" cy="2602643"/>
                    </a:xfrm>
                    <a:prstGeom prst="rect">
                      <a:avLst/>
                    </a:prstGeom>
                    <a:noFill/>
                    <a:ln>
                      <a:noFill/>
                    </a:ln>
                  </pic:spPr>
                </pic:pic>
              </a:graphicData>
            </a:graphic>
          </wp:inline>
        </w:drawing>
      </w:r>
    </w:p>
    <w:p w:rsidR="00670B5A" w:rsidRPr="006432F4" w:rsidRDefault="00670B5A" w:rsidP="00670B5A">
      <w:pPr>
        <w:pStyle w:val="a3"/>
        <w:numPr>
          <w:ilvl w:val="0"/>
          <w:numId w:val="3"/>
        </w:numPr>
        <w:spacing w:line="360" w:lineRule="auto"/>
        <w:ind w:firstLineChars="0"/>
        <w:rPr>
          <w:rFonts w:ascii="Times New Roman" w:hAnsi="Times New Roman" w:cs="Times New Roman"/>
          <w:sz w:val="24"/>
        </w:rPr>
      </w:pPr>
      <w:r w:rsidRPr="006432F4">
        <w:rPr>
          <w:rFonts w:ascii="Times New Roman" w:hAnsi="Times New Roman" w:cs="Times New Roman"/>
          <w:sz w:val="24"/>
        </w:rPr>
        <w:t>Inception</w:t>
      </w:r>
      <w:r w:rsidRPr="006432F4">
        <w:rPr>
          <w:rFonts w:ascii="Times New Roman" w:hAnsi="Times New Roman" w:cs="Times New Roman" w:hint="eastAsia"/>
          <w:sz w:val="24"/>
        </w:rPr>
        <w:t>_</w:t>
      </w:r>
      <w:r w:rsidRPr="006432F4">
        <w:rPr>
          <w:rFonts w:ascii="Times New Roman" w:hAnsi="Times New Roman" w:cs="Times New Roman"/>
          <w:sz w:val="24"/>
        </w:rPr>
        <w:t>IRLU_v2</w:t>
      </w:r>
    </w:p>
    <w:p w:rsidR="007C5AAA" w:rsidRPr="006432F4" w:rsidRDefault="007C5AAA" w:rsidP="0031793E">
      <w:pPr>
        <w:spacing w:line="360" w:lineRule="auto"/>
        <w:jc w:val="center"/>
        <w:rPr>
          <w:rFonts w:ascii="Times New Roman" w:hAnsi="Times New Roman" w:cs="Times New Roman"/>
          <w:sz w:val="24"/>
        </w:rPr>
      </w:pPr>
      <w:r w:rsidRPr="006432F4">
        <w:rPr>
          <w:rFonts w:ascii="Times New Roman" w:hAnsi="Times New Roman" w:cs="Times New Roman"/>
          <w:sz w:val="24"/>
        </w:rPr>
        <w:t>图</w:t>
      </w:r>
      <w:r w:rsidRPr="006432F4">
        <w:rPr>
          <w:rFonts w:ascii="Times New Roman" w:hAnsi="Times New Roman" w:cs="Times New Roman" w:hint="eastAsia"/>
          <w:sz w:val="24"/>
        </w:rPr>
        <w:t>1</w:t>
      </w:r>
      <w:r w:rsidR="0031793E" w:rsidRPr="006432F4">
        <w:rPr>
          <w:rFonts w:ascii="Times New Roman" w:hAnsi="Times New Roman" w:cs="Times New Roman"/>
          <w:sz w:val="24"/>
        </w:rPr>
        <w:t xml:space="preserve">.7 </w:t>
      </w:r>
      <w:r w:rsidR="00670B5A" w:rsidRPr="006432F4">
        <w:rPr>
          <w:rFonts w:ascii="Times New Roman" w:hAnsi="Times New Roman" w:cs="Times New Roman" w:hint="eastAsia"/>
          <w:sz w:val="24"/>
        </w:rPr>
        <w:t>Inception</w:t>
      </w:r>
      <w:r w:rsidR="0031793E" w:rsidRPr="006432F4">
        <w:rPr>
          <w:rFonts w:ascii="Times New Roman" w:hAnsi="Times New Roman" w:cs="Times New Roman" w:hint="eastAsia"/>
          <w:sz w:val="24"/>
        </w:rPr>
        <w:t>模型</w:t>
      </w:r>
      <w:r w:rsidR="00670B5A" w:rsidRPr="006432F4">
        <w:rPr>
          <w:rFonts w:ascii="Times New Roman" w:hAnsi="Times New Roman" w:cs="Times New Roman" w:hint="eastAsia"/>
          <w:sz w:val="24"/>
        </w:rPr>
        <w:t>对比</w:t>
      </w:r>
      <w:r w:rsidR="0031793E" w:rsidRPr="006432F4">
        <w:rPr>
          <w:rFonts w:ascii="Times New Roman" w:hAnsi="Times New Roman" w:cs="Times New Roman" w:hint="eastAsia"/>
          <w:sz w:val="24"/>
        </w:rPr>
        <w:t>简图</w:t>
      </w:r>
    </w:p>
    <w:p w:rsidR="00670B5A" w:rsidRPr="006432F4" w:rsidRDefault="007C5AAA" w:rsidP="00670B5A">
      <w:pPr>
        <w:ind w:firstLine="420"/>
        <w:rPr>
          <w:rFonts w:ascii="Times New Roman" w:hAnsi="Times New Roman" w:cs="Times New Roman"/>
          <w:szCs w:val="21"/>
        </w:rPr>
      </w:pPr>
      <w:r w:rsidRPr="006432F4">
        <w:rPr>
          <w:rFonts w:ascii="Times New Roman" w:hAnsi="Times New Roman" w:cs="Times New Roman" w:hint="eastAsia"/>
          <w:szCs w:val="21"/>
        </w:rPr>
        <w:t>另外，</w:t>
      </w:r>
      <w:r w:rsidR="00670B5A" w:rsidRPr="006432F4">
        <w:rPr>
          <w:rFonts w:ascii="Times New Roman" w:hAnsi="Times New Roman" w:cs="Times New Roman" w:hint="eastAsia"/>
          <w:szCs w:val="21"/>
        </w:rPr>
        <w:t>在</w:t>
      </w:r>
      <w:r w:rsidR="00670B5A" w:rsidRPr="006432F4">
        <w:rPr>
          <w:rFonts w:ascii="Times New Roman" w:hAnsi="Times New Roman" w:cs="Times New Roman" w:hint="eastAsia"/>
          <w:szCs w:val="21"/>
        </w:rPr>
        <w:t>Inception-v2a</w:t>
      </w:r>
      <w:r w:rsidR="00670B5A" w:rsidRPr="006432F4">
        <w:rPr>
          <w:rFonts w:ascii="Times New Roman" w:hAnsi="Times New Roman" w:cs="Times New Roman" w:hint="eastAsia"/>
          <w:szCs w:val="21"/>
        </w:rPr>
        <w:t>中，使用了两个连续的</w:t>
      </w:r>
      <w:r w:rsidR="00670B5A" w:rsidRPr="006432F4">
        <w:rPr>
          <w:rFonts w:ascii="Times New Roman" w:hAnsi="Times New Roman" w:cs="Times New Roman"/>
          <w:position w:val="-14"/>
          <w:szCs w:val="21"/>
        </w:rPr>
        <w:object w:dxaOrig="520" w:dyaOrig="400">
          <v:shape id="_x0000_i1186" type="#_x0000_t75" style="width:26pt;height:20.5pt" o:ole="">
            <v:imagedata r:id="rId312" o:title=""/>
          </v:shape>
          <o:OLEObject Type="Embed" ProgID="Equation.DSMT4" ShapeID="_x0000_i1186" DrawAspect="Content" ObjectID="_1652006583" r:id="rId313"/>
        </w:object>
      </w:r>
      <w:r w:rsidR="00670B5A" w:rsidRPr="006432F4">
        <w:rPr>
          <w:rFonts w:ascii="Times New Roman" w:hAnsi="Times New Roman" w:cs="Times New Roman"/>
          <w:szCs w:val="21"/>
        </w:rPr>
        <w:t>代替</w:t>
      </w:r>
      <w:r w:rsidR="00670B5A" w:rsidRPr="006432F4">
        <w:rPr>
          <w:rFonts w:ascii="Times New Roman" w:hAnsi="Times New Roman" w:cs="Times New Roman" w:hint="eastAsia"/>
          <w:szCs w:val="21"/>
        </w:rPr>
        <w:t>Inception-v</w:t>
      </w:r>
      <w:r w:rsidR="00670B5A" w:rsidRPr="006432F4">
        <w:rPr>
          <w:rFonts w:ascii="Times New Roman" w:hAnsi="Times New Roman" w:cs="Times New Roman"/>
          <w:szCs w:val="21"/>
        </w:rPr>
        <w:t>1b</w:t>
      </w:r>
      <w:r w:rsidR="00670B5A" w:rsidRPr="006432F4">
        <w:rPr>
          <w:rFonts w:ascii="Times New Roman" w:hAnsi="Times New Roman" w:cs="Times New Roman"/>
          <w:szCs w:val="21"/>
        </w:rPr>
        <w:t>中的</w:t>
      </w:r>
      <w:r w:rsidR="00670B5A" w:rsidRPr="006432F4">
        <w:rPr>
          <w:rFonts w:ascii="Times New Roman" w:hAnsi="Times New Roman" w:cs="Times New Roman"/>
          <w:position w:val="-14"/>
          <w:szCs w:val="21"/>
        </w:rPr>
        <w:object w:dxaOrig="540" w:dyaOrig="400">
          <v:shape id="_x0000_i1187" type="#_x0000_t75" style="width:27pt;height:20.5pt" o:ole="">
            <v:imagedata r:id="rId314" o:title=""/>
          </v:shape>
          <o:OLEObject Type="Embed" ProgID="Equation.DSMT4" ShapeID="_x0000_i1187" DrawAspect="Content" ObjectID="_1652006584" r:id="rId315"/>
        </w:object>
      </w:r>
      <w:r w:rsidR="00670B5A" w:rsidRPr="006432F4">
        <w:rPr>
          <w:rFonts w:ascii="Times New Roman" w:hAnsi="Times New Roman" w:cs="Times New Roman"/>
          <w:szCs w:val="21"/>
        </w:rPr>
        <w:t>,</w:t>
      </w:r>
      <w:r w:rsidR="00670B5A" w:rsidRPr="006432F4">
        <w:rPr>
          <w:rFonts w:ascii="Times New Roman" w:hAnsi="Times New Roman" w:cs="Times New Roman"/>
          <w:szCs w:val="21"/>
        </w:rPr>
        <w:t>以减少训练参数量并降低优化难度</w:t>
      </w:r>
      <w:r w:rsidR="00E83B95" w:rsidRPr="006432F4">
        <w:rPr>
          <w:rFonts w:ascii="Times New Roman" w:hAnsi="Times New Roman" w:cs="Times New Roman" w:hint="eastAsia"/>
          <w:szCs w:val="21"/>
        </w:rPr>
        <w:t>。</w:t>
      </w:r>
      <w:r w:rsidR="00E83B95" w:rsidRPr="006432F4">
        <w:rPr>
          <w:rFonts w:ascii="Times New Roman" w:hAnsi="Times New Roman" w:cs="Times New Roman"/>
          <w:szCs w:val="21"/>
        </w:rPr>
        <w:t>本文另外设计了</w:t>
      </w:r>
      <w:r w:rsidR="00E83B95" w:rsidRPr="006432F4">
        <w:rPr>
          <w:rFonts w:ascii="Times New Roman" w:hAnsi="Times New Roman" w:cs="Times New Roman" w:hint="eastAsia"/>
          <w:szCs w:val="21"/>
        </w:rPr>
        <w:t>Inception</w:t>
      </w:r>
      <w:r w:rsidR="00E83B95" w:rsidRPr="006432F4">
        <w:rPr>
          <w:rFonts w:ascii="Times New Roman" w:hAnsi="Times New Roman" w:cs="Times New Roman"/>
          <w:szCs w:val="21"/>
        </w:rPr>
        <w:t>_IRLU_v1</w:t>
      </w:r>
      <w:r w:rsidR="00E83B95" w:rsidRPr="006432F4">
        <w:rPr>
          <w:rFonts w:ascii="Times New Roman" w:hAnsi="Times New Roman" w:cs="Times New Roman"/>
          <w:szCs w:val="21"/>
        </w:rPr>
        <w:t>和</w:t>
      </w:r>
      <w:r w:rsidR="00E83B95" w:rsidRPr="006432F4">
        <w:rPr>
          <w:rFonts w:ascii="Times New Roman" w:hAnsi="Times New Roman" w:cs="Times New Roman" w:hint="eastAsia"/>
          <w:szCs w:val="21"/>
        </w:rPr>
        <w:t>Inception</w:t>
      </w:r>
      <w:r w:rsidR="00E83B95" w:rsidRPr="006432F4">
        <w:rPr>
          <w:rFonts w:ascii="Times New Roman" w:hAnsi="Times New Roman" w:cs="Times New Roman"/>
          <w:szCs w:val="21"/>
        </w:rPr>
        <w:t>_IRLU</w:t>
      </w:r>
      <w:r w:rsidR="00E83B95" w:rsidRPr="006432F4">
        <w:rPr>
          <w:rFonts w:ascii="Times New Roman" w:hAnsi="Times New Roman" w:cs="Times New Roman" w:hint="eastAsia"/>
          <w:szCs w:val="21"/>
        </w:rPr>
        <w:t>_</w:t>
      </w:r>
      <w:r w:rsidR="00E83B95" w:rsidRPr="006432F4">
        <w:rPr>
          <w:rFonts w:ascii="Times New Roman" w:hAnsi="Times New Roman" w:cs="Times New Roman"/>
          <w:szCs w:val="21"/>
        </w:rPr>
        <w:t>v2</w:t>
      </w:r>
      <w:r w:rsidR="00E83B95" w:rsidRPr="006432F4">
        <w:rPr>
          <w:rFonts w:ascii="Times New Roman" w:hAnsi="Times New Roman" w:cs="Times New Roman"/>
          <w:szCs w:val="21"/>
        </w:rPr>
        <w:t>用于对比实验</w:t>
      </w:r>
      <w:r w:rsidR="00E83B95" w:rsidRPr="006432F4">
        <w:rPr>
          <w:rFonts w:ascii="Times New Roman" w:hAnsi="Times New Roman" w:cs="Times New Roman" w:hint="eastAsia"/>
          <w:szCs w:val="21"/>
        </w:rPr>
        <w:t>。</w:t>
      </w:r>
    </w:p>
    <w:p w:rsidR="004A2B89" w:rsidRPr="006432F4" w:rsidRDefault="004A2B89" w:rsidP="00E654D7">
      <w:pPr>
        <w:pStyle w:val="3"/>
      </w:pPr>
      <w:r w:rsidRPr="006432F4">
        <w:rPr>
          <w:rFonts w:hint="eastAsia"/>
        </w:rPr>
        <w:t>2</w:t>
      </w:r>
      <w:r w:rsidRPr="006432F4">
        <w:t xml:space="preserve">.3 </w:t>
      </w:r>
      <w:r w:rsidRPr="006432F4">
        <w:t>实验结果分析</w:t>
      </w:r>
    </w:p>
    <w:p w:rsidR="00E70925" w:rsidRPr="006432F4" w:rsidRDefault="00C43790" w:rsidP="00E654D7">
      <w:pPr>
        <w:pStyle w:val="4"/>
      </w:pPr>
      <w:r w:rsidRPr="006432F4">
        <w:rPr>
          <w:rFonts w:hint="eastAsia"/>
        </w:rPr>
        <w:t xml:space="preserve">2.3.1 </w:t>
      </w:r>
      <w:r w:rsidRPr="006432F4">
        <w:rPr>
          <w:rFonts w:hint="eastAsia"/>
        </w:rPr>
        <w:t>模拟数据</w:t>
      </w:r>
      <w:r w:rsidRPr="006432F4">
        <w:t>测试</w:t>
      </w:r>
    </w:p>
    <w:p w:rsidR="00595F47" w:rsidRPr="006432F4" w:rsidRDefault="00595F47" w:rsidP="00E84BE8">
      <w:pPr>
        <w:spacing w:line="360" w:lineRule="auto"/>
        <w:rPr>
          <w:rFonts w:ascii="Times New Roman" w:hAnsi="Times New Roman" w:cs="Times New Roman"/>
          <w:szCs w:val="21"/>
        </w:rPr>
      </w:pPr>
      <w:r w:rsidRPr="006432F4">
        <w:rPr>
          <w:rFonts w:ascii="Times New Roman" w:hAnsi="Times New Roman" w:cs="Times New Roman" w:hint="eastAsia"/>
          <w:szCs w:val="21"/>
        </w:rPr>
        <w:t>与传统</w:t>
      </w:r>
      <w:r w:rsidRPr="006432F4">
        <w:rPr>
          <w:rFonts w:ascii="Times New Roman" w:hAnsi="Times New Roman" w:cs="Times New Roman" w:hint="eastAsia"/>
          <w:szCs w:val="21"/>
        </w:rPr>
        <w:t>U</w:t>
      </w:r>
      <w:r w:rsidRPr="006432F4">
        <w:rPr>
          <w:rFonts w:ascii="Times New Roman" w:hAnsi="Times New Roman" w:cs="Times New Roman"/>
          <w:szCs w:val="21"/>
        </w:rPr>
        <w:t>net</w:t>
      </w:r>
      <w:r w:rsidRPr="006432F4">
        <w:rPr>
          <w:rFonts w:ascii="Times New Roman" w:hAnsi="Times New Roman" w:cs="Times New Roman" w:hint="eastAsia"/>
          <w:szCs w:val="21"/>
        </w:rPr>
        <w:t>、</w:t>
      </w:r>
      <w:r w:rsidRPr="006432F4">
        <w:rPr>
          <w:rFonts w:ascii="Times New Roman" w:hAnsi="Times New Roman" w:cs="Times New Roman"/>
          <w:szCs w:val="21"/>
        </w:rPr>
        <w:t>Re-Unet</w:t>
      </w:r>
      <w:r w:rsidRPr="006432F4">
        <w:rPr>
          <w:rFonts w:ascii="Times New Roman" w:hAnsi="Times New Roman" w:cs="Times New Roman"/>
          <w:szCs w:val="21"/>
        </w:rPr>
        <w:t>纵向对比，与四种</w:t>
      </w:r>
      <w:r w:rsidRPr="006432F4">
        <w:rPr>
          <w:rFonts w:ascii="Times New Roman" w:hAnsi="Times New Roman" w:cs="Times New Roman" w:hint="eastAsia"/>
          <w:szCs w:val="21"/>
        </w:rPr>
        <w:t>I</w:t>
      </w:r>
      <w:r w:rsidRPr="006432F4">
        <w:rPr>
          <w:rFonts w:ascii="Times New Roman" w:hAnsi="Times New Roman" w:cs="Times New Roman"/>
          <w:szCs w:val="21"/>
        </w:rPr>
        <w:t>nception</w:t>
      </w:r>
      <w:r w:rsidRPr="006432F4">
        <w:rPr>
          <w:rFonts w:ascii="Times New Roman" w:hAnsi="Times New Roman" w:cs="Times New Roman"/>
          <w:szCs w:val="21"/>
        </w:rPr>
        <w:t>架构横向对比。</w:t>
      </w:r>
    </w:p>
    <w:p w:rsidR="00C43790" w:rsidRPr="006432F4" w:rsidRDefault="00C43790" w:rsidP="00E654D7">
      <w:pPr>
        <w:pStyle w:val="4"/>
      </w:pPr>
      <w:r w:rsidRPr="006432F4">
        <w:lastRenderedPageBreak/>
        <w:t xml:space="preserve">2.3.2 </w:t>
      </w:r>
      <w:r w:rsidRPr="006432F4">
        <w:rPr>
          <w:rFonts w:hint="eastAsia"/>
        </w:rPr>
        <w:t>实际数据</w:t>
      </w:r>
      <w:r w:rsidRPr="006432F4">
        <w:t>测试</w:t>
      </w:r>
    </w:p>
    <w:p w:rsidR="00595F47" w:rsidRPr="006432F4" w:rsidRDefault="00595F47" w:rsidP="00E84BE8">
      <w:pPr>
        <w:spacing w:line="360" w:lineRule="auto"/>
        <w:rPr>
          <w:rFonts w:ascii="Times New Roman" w:hAnsi="Times New Roman" w:cs="Times New Roman"/>
          <w:szCs w:val="21"/>
        </w:rPr>
      </w:pPr>
      <w:r w:rsidRPr="006432F4">
        <w:rPr>
          <w:rFonts w:ascii="Times New Roman" w:hAnsi="Times New Roman" w:cs="Times New Roman" w:hint="eastAsia"/>
          <w:szCs w:val="21"/>
        </w:rPr>
        <w:t>训练集</w:t>
      </w:r>
      <w:r w:rsidRPr="006432F4">
        <w:rPr>
          <w:rFonts w:ascii="Times New Roman" w:hAnsi="Times New Roman" w:cs="Times New Roman"/>
          <w:szCs w:val="21"/>
        </w:rPr>
        <w:t>、测试集</w:t>
      </w:r>
      <w:r w:rsidRPr="006432F4">
        <w:rPr>
          <w:rFonts w:ascii="Times New Roman" w:hAnsi="Times New Roman" w:cs="Times New Roman" w:hint="eastAsia"/>
          <w:szCs w:val="21"/>
        </w:rPr>
        <w:t>分类对比</w:t>
      </w:r>
      <w:r w:rsidRPr="006432F4">
        <w:rPr>
          <w:rFonts w:ascii="Times New Roman" w:hAnsi="Times New Roman" w:cs="Times New Roman"/>
          <w:szCs w:val="21"/>
        </w:rPr>
        <w:t>。</w:t>
      </w:r>
      <w:r w:rsidRPr="006432F4">
        <w:rPr>
          <w:rFonts w:ascii="Times New Roman" w:hAnsi="Times New Roman" w:cs="Times New Roman" w:hint="eastAsia"/>
          <w:szCs w:val="21"/>
        </w:rPr>
        <w:t>深层特征</w:t>
      </w:r>
      <w:r w:rsidRPr="006432F4">
        <w:rPr>
          <w:rFonts w:ascii="Times New Roman" w:hAnsi="Times New Roman" w:cs="Times New Roman"/>
          <w:szCs w:val="21"/>
        </w:rPr>
        <w:t>可视化分析等</w:t>
      </w:r>
    </w:p>
    <w:p w:rsidR="00BA0ABE" w:rsidRPr="006432F4" w:rsidRDefault="00E654D7" w:rsidP="00E654D7">
      <w:pPr>
        <w:pStyle w:val="2"/>
      </w:pPr>
      <w:r w:rsidRPr="006432F4">
        <w:rPr>
          <w:rFonts w:hint="eastAsia"/>
        </w:rPr>
        <w:t>3</w:t>
      </w:r>
      <w:r w:rsidRPr="006432F4">
        <w:t xml:space="preserve"> </w:t>
      </w:r>
      <w:r w:rsidR="00BA0ABE" w:rsidRPr="006432F4">
        <w:t>讨论与结论</w:t>
      </w:r>
    </w:p>
    <w:p w:rsidR="00BA0ABE" w:rsidRPr="006432F4" w:rsidRDefault="00BA0ABE" w:rsidP="00E654D7">
      <w:pPr>
        <w:ind w:firstLine="357"/>
        <w:rPr>
          <w:rFonts w:ascii="Times New Roman" w:hAnsi="Times New Roman" w:cs="Times New Roman"/>
          <w:szCs w:val="21"/>
        </w:rPr>
      </w:pPr>
      <w:r w:rsidRPr="006432F4">
        <w:rPr>
          <w:rFonts w:ascii="Times New Roman" w:hAnsi="Times New Roman" w:cs="Times New Roman"/>
          <w:szCs w:val="21"/>
        </w:rPr>
        <w:t>本文提出</w:t>
      </w:r>
      <w:r w:rsidR="007C5AAA" w:rsidRPr="006432F4">
        <w:rPr>
          <w:rFonts w:ascii="Times New Roman" w:hAnsi="Times New Roman" w:cs="Times New Roman"/>
          <w:szCs w:val="21"/>
        </w:rPr>
        <w:t>的</w:t>
      </w:r>
      <w:r w:rsidRPr="006432F4">
        <w:rPr>
          <w:rFonts w:ascii="Times New Roman" w:hAnsi="Times New Roman" w:cs="Times New Roman"/>
          <w:szCs w:val="21"/>
        </w:rPr>
        <w:t>基于</w:t>
      </w:r>
      <w:r w:rsidRPr="006432F4">
        <w:rPr>
          <w:rFonts w:ascii="Times New Roman" w:hAnsi="Times New Roman" w:cs="Times New Roman" w:hint="eastAsia"/>
          <w:szCs w:val="21"/>
        </w:rPr>
        <w:t>Inception</w:t>
      </w:r>
      <w:r w:rsidRPr="006432F4">
        <w:rPr>
          <w:rFonts w:ascii="Times New Roman" w:hAnsi="Times New Roman" w:cs="Times New Roman" w:hint="eastAsia"/>
          <w:szCs w:val="21"/>
        </w:rPr>
        <w:t>模型和残差学习策略的</w:t>
      </w:r>
      <w:r w:rsidRPr="006432F4">
        <w:rPr>
          <w:rFonts w:ascii="Times New Roman" w:hAnsi="Times New Roman" w:cs="Times New Roman" w:hint="eastAsia"/>
          <w:szCs w:val="21"/>
        </w:rPr>
        <w:t>I</w:t>
      </w:r>
      <w:r w:rsidRPr="006432F4">
        <w:rPr>
          <w:rFonts w:ascii="Times New Roman" w:hAnsi="Times New Roman" w:cs="Times New Roman"/>
          <w:szCs w:val="21"/>
        </w:rPr>
        <w:t>RLUnet</w:t>
      </w:r>
      <w:r w:rsidRPr="006432F4">
        <w:rPr>
          <w:rFonts w:ascii="Times New Roman" w:hAnsi="Times New Roman" w:cs="Times New Roman"/>
          <w:szCs w:val="21"/>
        </w:rPr>
        <w:t>网络用于合成数据和实际数据的</w:t>
      </w:r>
      <w:r w:rsidR="00657D31" w:rsidRPr="006432F4">
        <w:rPr>
          <w:rFonts w:ascii="Times New Roman" w:hAnsi="Times New Roman" w:cs="Times New Roman"/>
          <w:szCs w:val="21"/>
        </w:rPr>
        <w:t>实验表明</w:t>
      </w:r>
      <w:r w:rsidR="00657D31" w:rsidRPr="006432F4">
        <w:rPr>
          <w:rFonts w:ascii="Times New Roman" w:hAnsi="Times New Roman" w:cs="Times New Roman" w:hint="eastAsia"/>
          <w:szCs w:val="21"/>
        </w:rPr>
        <w:t>，</w:t>
      </w:r>
      <w:r w:rsidR="00657D31" w:rsidRPr="006432F4">
        <w:rPr>
          <w:rFonts w:ascii="Times New Roman" w:hAnsi="Times New Roman" w:cs="Times New Roman"/>
          <w:szCs w:val="21"/>
        </w:rPr>
        <w:t>其能够在几乎完全保留有效信号的基础上有效剔除野值一类的非相干噪声</w:t>
      </w:r>
      <w:r w:rsidR="00657D31" w:rsidRPr="006432F4">
        <w:rPr>
          <w:rFonts w:ascii="Times New Roman" w:hAnsi="Times New Roman" w:cs="Times New Roman" w:hint="eastAsia"/>
          <w:szCs w:val="21"/>
        </w:rPr>
        <w:t>，</w:t>
      </w:r>
      <w:r w:rsidR="00657D31" w:rsidRPr="006432F4">
        <w:rPr>
          <w:rFonts w:ascii="Times New Roman" w:hAnsi="Times New Roman" w:cs="Times New Roman" w:hint="eastAsia"/>
          <w:szCs w:val="21"/>
        </w:rPr>
        <w:t>Inception</w:t>
      </w:r>
      <w:r w:rsidR="00657D31" w:rsidRPr="006432F4">
        <w:rPr>
          <w:rFonts w:ascii="Times New Roman" w:hAnsi="Times New Roman" w:cs="Times New Roman" w:hint="eastAsia"/>
          <w:szCs w:val="21"/>
        </w:rPr>
        <w:t>模块的应用使得层间网络能够结合不同感受野范围内的有效信息，有利于不同尺度野值特征的提取、融合，以及高分辨率有效信号向深层的传递，</w:t>
      </w:r>
      <w:r w:rsidR="00657D31" w:rsidRPr="006432F4">
        <w:rPr>
          <w:rFonts w:ascii="Times New Roman" w:hAnsi="Times New Roman" w:cs="Times New Roman" w:hint="eastAsia"/>
          <w:szCs w:val="21"/>
        </w:rPr>
        <w:t>Unet</w:t>
      </w:r>
      <w:r w:rsidR="00657D31" w:rsidRPr="006432F4">
        <w:rPr>
          <w:rFonts w:ascii="Times New Roman" w:hAnsi="Times New Roman" w:cs="Times New Roman" w:hint="eastAsia"/>
          <w:szCs w:val="21"/>
        </w:rPr>
        <w:t>跨层传</w:t>
      </w:r>
      <w:r w:rsidR="004223B7" w:rsidRPr="006432F4">
        <w:rPr>
          <w:rFonts w:ascii="Times New Roman" w:hAnsi="Times New Roman" w:cs="Times New Roman" w:hint="eastAsia"/>
          <w:szCs w:val="21"/>
        </w:rPr>
        <w:t>递则为去噪之后纯净地震记录的还原提供了下采样的高分辨率信息。另外，残差学习策略的引入加速了网络优化进程并且有效提升了去噪能力。</w:t>
      </w:r>
    </w:p>
    <w:p w:rsidR="00B50A25" w:rsidRPr="006432F4" w:rsidRDefault="00B50A25" w:rsidP="00670B5A">
      <w:pPr>
        <w:rPr>
          <w:rFonts w:ascii="Times New Roman" w:hAnsi="Times New Roman" w:cs="Times New Roman"/>
        </w:rPr>
      </w:pPr>
    </w:p>
    <w:sectPr w:rsidR="00B50A25" w:rsidRPr="006432F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4032" w:rsidRDefault="00014032" w:rsidP="00E27F4D">
      <w:pPr>
        <w:spacing w:line="240" w:lineRule="auto"/>
      </w:pPr>
      <w:r>
        <w:separator/>
      </w:r>
    </w:p>
  </w:endnote>
  <w:endnote w:type="continuationSeparator" w:id="0">
    <w:p w:rsidR="00014032" w:rsidRDefault="00014032" w:rsidP="00E27F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4032" w:rsidRDefault="00014032" w:rsidP="00E27F4D">
      <w:pPr>
        <w:spacing w:line="240" w:lineRule="auto"/>
      </w:pPr>
      <w:r>
        <w:separator/>
      </w:r>
    </w:p>
  </w:footnote>
  <w:footnote w:type="continuationSeparator" w:id="0">
    <w:p w:rsidR="00014032" w:rsidRDefault="00014032" w:rsidP="00E27F4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4C2831"/>
    <w:multiLevelType w:val="multilevel"/>
    <w:tmpl w:val="1478A1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AEC2AAE"/>
    <w:multiLevelType w:val="hybridMultilevel"/>
    <w:tmpl w:val="49DAA40A"/>
    <w:lvl w:ilvl="0" w:tplc="6FE0831C">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D674D84"/>
    <w:multiLevelType w:val="multilevel"/>
    <w:tmpl w:val="3262475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6991360"/>
    <w:multiLevelType w:val="multilevel"/>
    <w:tmpl w:val="37005C5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7F43055A"/>
    <w:multiLevelType w:val="hybridMultilevel"/>
    <w:tmpl w:val="2A960FB0"/>
    <w:lvl w:ilvl="0" w:tplc="CABAEC0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4"/>
  </w:num>
  <w:num w:numId="4">
    <w:abstractNumId w:val="1"/>
  </w:num>
  <w:num w:numId="5">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min">
    <w15:presenceInfo w15:providerId="None" w15:userId="admin"/>
  </w15:person>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1350"/>
    <w:rsid w:val="000034EB"/>
    <w:rsid w:val="00014032"/>
    <w:rsid w:val="00064E3B"/>
    <w:rsid w:val="000B70B7"/>
    <w:rsid w:val="000D3590"/>
    <w:rsid w:val="000F1915"/>
    <w:rsid w:val="001A44EF"/>
    <w:rsid w:val="001D4356"/>
    <w:rsid w:val="001E0177"/>
    <w:rsid w:val="0031793E"/>
    <w:rsid w:val="003206E9"/>
    <w:rsid w:val="00335912"/>
    <w:rsid w:val="00344969"/>
    <w:rsid w:val="003751B6"/>
    <w:rsid w:val="00384AC5"/>
    <w:rsid w:val="0040734D"/>
    <w:rsid w:val="00414F52"/>
    <w:rsid w:val="004223B7"/>
    <w:rsid w:val="00465DC4"/>
    <w:rsid w:val="004A2B89"/>
    <w:rsid w:val="004B7861"/>
    <w:rsid w:val="004D0597"/>
    <w:rsid w:val="004D5854"/>
    <w:rsid w:val="004E05BF"/>
    <w:rsid w:val="004E28BD"/>
    <w:rsid w:val="00530C39"/>
    <w:rsid w:val="00531196"/>
    <w:rsid w:val="00595F47"/>
    <w:rsid w:val="005C3E99"/>
    <w:rsid w:val="0060729E"/>
    <w:rsid w:val="006432F4"/>
    <w:rsid w:val="00647A3F"/>
    <w:rsid w:val="00657D31"/>
    <w:rsid w:val="00661CEE"/>
    <w:rsid w:val="00670B5A"/>
    <w:rsid w:val="006C2FFC"/>
    <w:rsid w:val="006C49FF"/>
    <w:rsid w:val="006D07EF"/>
    <w:rsid w:val="007108AD"/>
    <w:rsid w:val="0071462F"/>
    <w:rsid w:val="00731350"/>
    <w:rsid w:val="0078070C"/>
    <w:rsid w:val="007C5AAA"/>
    <w:rsid w:val="007D3DF4"/>
    <w:rsid w:val="007F1E70"/>
    <w:rsid w:val="00807F47"/>
    <w:rsid w:val="008A2C04"/>
    <w:rsid w:val="008C29B1"/>
    <w:rsid w:val="008D21D5"/>
    <w:rsid w:val="008F7D67"/>
    <w:rsid w:val="00994CA3"/>
    <w:rsid w:val="009C6852"/>
    <w:rsid w:val="009E06A1"/>
    <w:rsid w:val="00A8201C"/>
    <w:rsid w:val="00A82AC7"/>
    <w:rsid w:val="00AA70BB"/>
    <w:rsid w:val="00AB0FC7"/>
    <w:rsid w:val="00B1306D"/>
    <w:rsid w:val="00B24FF6"/>
    <w:rsid w:val="00B336B8"/>
    <w:rsid w:val="00B43935"/>
    <w:rsid w:val="00B50A25"/>
    <w:rsid w:val="00B57B38"/>
    <w:rsid w:val="00B81393"/>
    <w:rsid w:val="00BA0ABE"/>
    <w:rsid w:val="00BA4F46"/>
    <w:rsid w:val="00BB2367"/>
    <w:rsid w:val="00BE52DC"/>
    <w:rsid w:val="00BF448C"/>
    <w:rsid w:val="00C0751E"/>
    <w:rsid w:val="00C43790"/>
    <w:rsid w:val="00C74B3F"/>
    <w:rsid w:val="00C82284"/>
    <w:rsid w:val="00CB5450"/>
    <w:rsid w:val="00CC50C1"/>
    <w:rsid w:val="00D35377"/>
    <w:rsid w:val="00D92CA1"/>
    <w:rsid w:val="00DC64B2"/>
    <w:rsid w:val="00DE7E49"/>
    <w:rsid w:val="00E0216A"/>
    <w:rsid w:val="00E27F4D"/>
    <w:rsid w:val="00E571E7"/>
    <w:rsid w:val="00E654D7"/>
    <w:rsid w:val="00E70925"/>
    <w:rsid w:val="00E804B7"/>
    <w:rsid w:val="00E80B22"/>
    <w:rsid w:val="00E83B95"/>
    <w:rsid w:val="00E84BE8"/>
    <w:rsid w:val="00EA45E8"/>
    <w:rsid w:val="00EA711C"/>
    <w:rsid w:val="00EE0563"/>
    <w:rsid w:val="00F02391"/>
    <w:rsid w:val="00FE4694"/>
    <w:rsid w:val="00FF0A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4E3E7BB-4FF5-4940-B4CB-ACBE156F7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94CA3"/>
    <w:pPr>
      <w:widowControl w:val="0"/>
      <w:spacing w:line="440" w:lineRule="exact"/>
      <w:jc w:val="both"/>
    </w:pPr>
  </w:style>
  <w:style w:type="paragraph" w:styleId="1">
    <w:name w:val="heading 1"/>
    <w:basedOn w:val="a"/>
    <w:next w:val="a"/>
    <w:link w:val="1Char"/>
    <w:uiPriority w:val="9"/>
    <w:qFormat/>
    <w:rsid w:val="00994CA3"/>
    <w:pPr>
      <w:keepNext/>
      <w:keepLines/>
      <w:spacing w:before="340" w:after="330" w:line="578" w:lineRule="auto"/>
      <w:outlineLvl w:val="0"/>
    </w:pPr>
    <w:rPr>
      <w:b/>
      <w:bCs/>
      <w:kern w:val="44"/>
      <w:sz w:val="30"/>
      <w:szCs w:val="44"/>
    </w:rPr>
  </w:style>
  <w:style w:type="paragraph" w:styleId="2">
    <w:name w:val="heading 2"/>
    <w:basedOn w:val="a"/>
    <w:next w:val="a"/>
    <w:link w:val="2Char"/>
    <w:uiPriority w:val="9"/>
    <w:unhideWhenUsed/>
    <w:qFormat/>
    <w:rsid w:val="00994CA3"/>
    <w:pPr>
      <w:spacing w:before="260" w:after="260" w:line="415" w:lineRule="auto"/>
      <w:outlineLvl w:val="1"/>
    </w:pPr>
    <w:rPr>
      <w:rFonts w:ascii="Times New Roman" w:eastAsiaTheme="majorEastAsia" w:hAnsi="Times New Roman" w:cstheme="majorBidi"/>
      <w:b/>
      <w:bCs/>
      <w:sz w:val="28"/>
      <w:szCs w:val="32"/>
    </w:rPr>
  </w:style>
  <w:style w:type="paragraph" w:styleId="3">
    <w:name w:val="heading 3"/>
    <w:basedOn w:val="a"/>
    <w:next w:val="a"/>
    <w:link w:val="3Char"/>
    <w:uiPriority w:val="9"/>
    <w:unhideWhenUsed/>
    <w:qFormat/>
    <w:rsid w:val="00994CA3"/>
    <w:pPr>
      <w:spacing w:before="260" w:after="260" w:line="416" w:lineRule="atLeast"/>
      <w:outlineLvl w:val="2"/>
    </w:pPr>
    <w:rPr>
      <w:rFonts w:ascii="Times New Roman" w:hAnsi="Times New Roman"/>
      <w:bCs/>
      <w:sz w:val="24"/>
      <w:szCs w:val="32"/>
    </w:rPr>
  </w:style>
  <w:style w:type="paragraph" w:styleId="4">
    <w:name w:val="heading 4"/>
    <w:basedOn w:val="a"/>
    <w:next w:val="a"/>
    <w:link w:val="4Char"/>
    <w:uiPriority w:val="9"/>
    <w:unhideWhenUsed/>
    <w:qFormat/>
    <w:rsid w:val="00E654D7"/>
    <w:pPr>
      <w:spacing w:before="280" w:after="290" w:line="376" w:lineRule="atLeast"/>
      <w:outlineLvl w:val="3"/>
    </w:pPr>
    <w:rPr>
      <w:rFonts w:ascii="Times New Roman" w:eastAsiaTheme="majorEastAsia" w:hAnsi="Times New Roman" w:cstheme="majorBidi"/>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31350"/>
    <w:pPr>
      <w:ind w:firstLineChars="200" w:firstLine="420"/>
    </w:pPr>
  </w:style>
  <w:style w:type="paragraph" w:customStyle="1" w:styleId="a4">
    <w:name w:val="公式排序"/>
    <w:basedOn w:val="a"/>
    <w:qFormat/>
    <w:rsid w:val="00731350"/>
    <w:pPr>
      <w:tabs>
        <w:tab w:val="center" w:pos="3570"/>
      </w:tabs>
      <w:ind w:firstLineChars="200" w:firstLine="200"/>
      <w:textAlignment w:val="center"/>
    </w:pPr>
    <w:rPr>
      <w:rFonts w:ascii="Times New Roman" w:hAnsi="Times New Roman" w:cs="Times New Roman"/>
      <w:sz w:val="24"/>
      <w:szCs w:val="24"/>
    </w:rPr>
  </w:style>
  <w:style w:type="paragraph" w:customStyle="1" w:styleId="MTDisplayEquation">
    <w:name w:val="MTDisplayEquation"/>
    <w:basedOn w:val="a"/>
    <w:next w:val="a"/>
    <w:link w:val="MTDisplayEquationChar"/>
    <w:rsid w:val="00731350"/>
    <w:pPr>
      <w:tabs>
        <w:tab w:val="center" w:pos="4160"/>
        <w:tab w:val="right" w:pos="8300"/>
      </w:tabs>
      <w:spacing w:line="360" w:lineRule="auto"/>
      <w:ind w:firstLineChars="200" w:firstLine="480"/>
    </w:pPr>
    <w:rPr>
      <w:sz w:val="24"/>
      <w:szCs w:val="24"/>
    </w:rPr>
  </w:style>
  <w:style w:type="character" w:customStyle="1" w:styleId="MTDisplayEquationChar">
    <w:name w:val="MTDisplayEquation Char"/>
    <w:basedOn w:val="a0"/>
    <w:link w:val="MTDisplayEquation"/>
    <w:rsid w:val="00731350"/>
    <w:rPr>
      <w:sz w:val="24"/>
      <w:szCs w:val="24"/>
    </w:rPr>
  </w:style>
  <w:style w:type="paragraph" w:styleId="a5">
    <w:name w:val="No Spacing"/>
    <w:uiPriority w:val="1"/>
    <w:qFormat/>
    <w:rsid w:val="00731350"/>
    <w:pPr>
      <w:widowControl w:val="0"/>
      <w:jc w:val="both"/>
    </w:pPr>
  </w:style>
  <w:style w:type="character" w:customStyle="1" w:styleId="MTEquationSection">
    <w:name w:val="MTEquationSection"/>
    <w:basedOn w:val="a0"/>
    <w:rsid w:val="00064E3B"/>
    <w:rPr>
      <w:rFonts w:ascii="Times New Roman" w:hAnsi="Times New Roman" w:cs="Times New Roman"/>
      <w:vanish/>
      <w:color w:val="FF0000"/>
      <w:sz w:val="24"/>
      <w:szCs w:val="24"/>
    </w:rPr>
  </w:style>
  <w:style w:type="character" w:customStyle="1" w:styleId="1Char">
    <w:name w:val="标题 1 Char"/>
    <w:basedOn w:val="a0"/>
    <w:link w:val="1"/>
    <w:uiPriority w:val="9"/>
    <w:rsid w:val="00994CA3"/>
    <w:rPr>
      <w:b/>
      <w:bCs/>
      <w:kern w:val="44"/>
      <w:sz w:val="30"/>
      <w:szCs w:val="44"/>
    </w:rPr>
  </w:style>
  <w:style w:type="character" w:customStyle="1" w:styleId="2Char">
    <w:name w:val="标题 2 Char"/>
    <w:basedOn w:val="a0"/>
    <w:link w:val="2"/>
    <w:uiPriority w:val="9"/>
    <w:rsid w:val="00994CA3"/>
    <w:rPr>
      <w:rFonts w:ascii="Times New Roman" w:eastAsiaTheme="majorEastAsia" w:hAnsi="Times New Roman" w:cstheme="majorBidi"/>
      <w:b/>
      <w:bCs/>
      <w:sz w:val="28"/>
      <w:szCs w:val="32"/>
    </w:rPr>
  </w:style>
  <w:style w:type="paragraph" w:styleId="a6">
    <w:name w:val="Title"/>
    <w:basedOn w:val="a"/>
    <w:next w:val="a"/>
    <w:link w:val="Char"/>
    <w:uiPriority w:val="10"/>
    <w:qFormat/>
    <w:rsid w:val="00994CA3"/>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6"/>
    <w:uiPriority w:val="10"/>
    <w:rsid w:val="00994CA3"/>
    <w:rPr>
      <w:rFonts w:asciiTheme="majorHAnsi" w:eastAsia="宋体" w:hAnsiTheme="majorHAnsi" w:cstheme="majorBidi"/>
      <w:b/>
      <w:bCs/>
      <w:sz w:val="32"/>
      <w:szCs w:val="32"/>
    </w:rPr>
  </w:style>
  <w:style w:type="character" w:customStyle="1" w:styleId="3Char">
    <w:name w:val="标题 3 Char"/>
    <w:basedOn w:val="a0"/>
    <w:link w:val="3"/>
    <w:uiPriority w:val="9"/>
    <w:rsid w:val="00994CA3"/>
    <w:rPr>
      <w:rFonts w:ascii="Times New Roman" w:hAnsi="Times New Roman"/>
      <w:bCs/>
      <w:sz w:val="24"/>
      <w:szCs w:val="32"/>
    </w:rPr>
  </w:style>
  <w:style w:type="character" w:styleId="a7">
    <w:name w:val="Placeholder Text"/>
    <w:basedOn w:val="a0"/>
    <w:uiPriority w:val="99"/>
    <w:semiHidden/>
    <w:rsid w:val="00994CA3"/>
    <w:rPr>
      <w:color w:val="808080"/>
    </w:rPr>
  </w:style>
  <w:style w:type="character" w:customStyle="1" w:styleId="4Char">
    <w:name w:val="标题 4 Char"/>
    <w:basedOn w:val="a0"/>
    <w:link w:val="4"/>
    <w:uiPriority w:val="9"/>
    <w:rsid w:val="00E654D7"/>
    <w:rPr>
      <w:rFonts w:ascii="Times New Roman" w:eastAsiaTheme="majorEastAsia" w:hAnsi="Times New Roman" w:cstheme="majorBidi"/>
      <w:bCs/>
      <w:sz w:val="24"/>
      <w:szCs w:val="28"/>
    </w:rPr>
  </w:style>
  <w:style w:type="paragraph" w:styleId="a8">
    <w:name w:val="Balloon Text"/>
    <w:basedOn w:val="a"/>
    <w:link w:val="Char0"/>
    <w:uiPriority w:val="99"/>
    <w:semiHidden/>
    <w:unhideWhenUsed/>
    <w:rsid w:val="004E28BD"/>
    <w:pPr>
      <w:spacing w:line="240" w:lineRule="auto"/>
    </w:pPr>
    <w:rPr>
      <w:sz w:val="18"/>
      <w:szCs w:val="18"/>
    </w:rPr>
  </w:style>
  <w:style w:type="character" w:customStyle="1" w:styleId="Char0">
    <w:name w:val="批注框文本 Char"/>
    <w:basedOn w:val="a0"/>
    <w:link w:val="a8"/>
    <w:uiPriority w:val="99"/>
    <w:semiHidden/>
    <w:rsid w:val="004E28BD"/>
    <w:rPr>
      <w:sz w:val="18"/>
      <w:szCs w:val="18"/>
    </w:rPr>
  </w:style>
  <w:style w:type="paragraph" w:styleId="a9">
    <w:name w:val="header"/>
    <w:basedOn w:val="a"/>
    <w:link w:val="Char1"/>
    <w:uiPriority w:val="99"/>
    <w:unhideWhenUsed/>
    <w:rsid w:val="00E27F4D"/>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1">
    <w:name w:val="页眉 Char"/>
    <w:basedOn w:val="a0"/>
    <w:link w:val="a9"/>
    <w:uiPriority w:val="99"/>
    <w:rsid w:val="00E27F4D"/>
    <w:rPr>
      <w:sz w:val="18"/>
      <w:szCs w:val="18"/>
    </w:rPr>
  </w:style>
  <w:style w:type="paragraph" w:styleId="aa">
    <w:name w:val="footer"/>
    <w:basedOn w:val="a"/>
    <w:link w:val="Char2"/>
    <w:uiPriority w:val="99"/>
    <w:unhideWhenUsed/>
    <w:rsid w:val="00E27F4D"/>
    <w:pPr>
      <w:tabs>
        <w:tab w:val="center" w:pos="4153"/>
        <w:tab w:val="right" w:pos="8306"/>
      </w:tabs>
      <w:snapToGrid w:val="0"/>
      <w:spacing w:line="240" w:lineRule="atLeast"/>
      <w:jc w:val="left"/>
    </w:pPr>
    <w:rPr>
      <w:sz w:val="18"/>
      <w:szCs w:val="18"/>
    </w:rPr>
  </w:style>
  <w:style w:type="character" w:customStyle="1" w:styleId="Char2">
    <w:name w:val="页脚 Char"/>
    <w:basedOn w:val="a0"/>
    <w:link w:val="aa"/>
    <w:uiPriority w:val="99"/>
    <w:rsid w:val="00E27F4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oleObject" Target="embeddings/oleObject150.bin"/><Relationship Id="rId303" Type="http://schemas.openxmlformats.org/officeDocument/2006/relationships/oleObject" Target="embeddings/oleObject152.bin"/><Relationship Id="rId21" Type="http://schemas.openxmlformats.org/officeDocument/2006/relationships/image" Target="media/image8.wmf"/><Relationship Id="rId42" Type="http://schemas.openxmlformats.org/officeDocument/2006/relationships/oleObject" Target="embeddings/oleObject18.bin"/><Relationship Id="rId63" Type="http://schemas.openxmlformats.org/officeDocument/2006/relationships/oleObject" Target="embeddings/oleObject29.bin"/><Relationship Id="rId84" Type="http://schemas.openxmlformats.org/officeDocument/2006/relationships/image" Target="media/image39.wmf"/><Relationship Id="rId138" Type="http://schemas.openxmlformats.org/officeDocument/2006/relationships/image" Target="media/image64.wmf"/><Relationship Id="rId159" Type="http://schemas.openxmlformats.org/officeDocument/2006/relationships/oleObject" Target="embeddings/oleObject79.bin"/><Relationship Id="rId170" Type="http://schemas.openxmlformats.org/officeDocument/2006/relationships/image" Target="media/image80.wmf"/><Relationship Id="rId191" Type="http://schemas.openxmlformats.org/officeDocument/2006/relationships/oleObject" Target="embeddings/oleObject95.bin"/><Relationship Id="rId205" Type="http://schemas.openxmlformats.org/officeDocument/2006/relationships/oleObject" Target="embeddings/oleObject102.bin"/><Relationship Id="rId226" Type="http://schemas.openxmlformats.org/officeDocument/2006/relationships/oleObject" Target="embeddings/oleObject113.bin"/><Relationship Id="rId247" Type="http://schemas.openxmlformats.org/officeDocument/2006/relationships/oleObject" Target="embeddings/oleObject122.bin"/><Relationship Id="rId107" Type="http://schemas.openxmlformats.org/officeDocument/2006/relationships/image" Target="media/image50.wmf"/><Relationship Id="rId268" Type="http://schemas.openxmlformats.org/officeDocument/2006/relationships/image" Target="media/image130.wmf"/><Relationship Id="rId289" Type="http://schemas.openxmlformats.org/officeDocument/2006/relationships/image" Target="media/image139.wmf"/><Relationship Id="rId11" Type="http://schemas.openxmlformats.org/officeDocument/2006/relationships/image" Target="media/image3.wmf"/><Relationship Id="rId32" Type="http://schemas.openxmlformats.org/officeDocument/2006/relationships/oleObject" Target="embeddings/oleObject13.bin"/><Relationship Id="rId53" Type="http://schemas.openxmlformats.org/officeDocument/2006/relationships/oleObject" Target="embeddings/oleObject24.bin"/><Relationship Id="rId74" Type="http://schemas.openxmlformats.org/officeDocument/2006/relationships/image" Target="media/image34.wmf"/><Relationship Id="rId128" Type="http://schemas.openxmlformats.org/officeDocument/2006/relationships/oleObject" Target="embeddings/oleObject63.bin"/><Relationship Id="rId149" Type="http://schemas.openxmlformats.org/officeDocument/2006/relationships/oleObject" Target="embeddings/oleObject74.bin"/><Relationship Id="rId314" Type="http://schemas.openxmlformats.org/officeDocument/2006/relationships/image" Target="media/image154.wmf"/><Relationship Id="rId5" Type="http://schemas.openxmlformats.org/officeDocument/2006/relationships/footnotes" Target="footnotes.xml"/><Relationship Id="rId95" Type="http://schemas.openxmlformats.org/officeDocument/2006/relationships/oleObject" Target="embeddings/oleObject45.bin"/><Relationship Id="rId160" Type="http://schemas.openxmlformats.org/officeDocument/2006/relationships/oleObject" Target="embeddings/oleObject80.bin"/><Relationship Id="rId181" Type="http://schemas.openxmlformats.org/officeDocument/2006/relationships/oleObject" Target="embeddings/oleObject90.bin"/><Relationship Id="rId216" Type="http://schemas.openxmlformats.org/officeDocument/2006/relationships/image" Target="media/image102.wmf"/><Relationship Id="rId237" Type="http://schemas.openxmlformats.org/officeDocument/2006/relationships/oleObject" Target="embeddings/oleObject117.bin"/><Relationship Id="rId258" Type="http://schemas.openxmlformats.org/officeDocument/2006/relationships/oleObject" Target="embeddings/oleObject128.bin"/><Relationship Id="rId279" Type="http://schemas.openxmlformats.org/officeDocument/2006/relationships/oleObject" Target="embeddings/oleObject138.bin"/><Relationship Id="rId22" Type="http://schemas.openxmlformats.org/officeDocument/2006/relationships/oleObject" Target="embeddings/oleObject8.bin"/><Relationship Id="rId43" Type="http://schemas.openxmlformats.org/officeDocument/2006/relationships/image" Target="media/image19.wmf"/><Relationship Id="rId64" Type="http://schemas.openxmlformats.org/officeDocument/2006/relationships/image" Target="media/image29.wmf"/><Relationship Id="rId118" Type="http://schemas.openxmlformats.org/officeDocument/2006/relationships/oleObject" Target="embeddings/oleObject57.bin"/><Relationship Id="rId139" Type="http://schemas.openxmlformats.org/officeDocument/2006/relationships/oleObject" Target="embeddings/oleObject69.bin"/><Relationship Id="rId290" Type="http://schemas.openxmlformats.org/officeDocument/2006/relationships/oleObject" Target="embeddings/oleObject145.bin"/><Relationship Id="rId304" Type="http://schemas.openxmlformats.org/officeDocument/2006/relationships/image" Target="media/image146.wmf"/><Relationship Id="rId85" Type="http://schemas.openxmlformats.org/officeDocument/2006/relationships/oleObject" Target="embeddings/oleObject40.bin"/><Relationship Id="rId150" Type="http://schemas.openxmlformats.org/officeDocument/2006/relationships/image" Target="media/image70.wmf"/><Relationship Id="rId171" Type="http://schemas.openxmlformats.org/officeDocument/2006/relationships/oleObject" Target="embeddings/oleObject85.bin"/><Relationship Id="rId192" Type="http://schemas.openxmlformats.org/officeDocument/2006/relationships/image" Target="media/image91.wmf"/><Relationship Id="rId206" Type="http://schemas.openxmlformats.org/officeDocument/2006/relationships/oleObject" Target="embeddings/oleObject103.bin"/><Relationship Id="rId227" Type="http://schemas.openxmlformats.org/officeDocument/2006/relationships/image" Target="media/image108.wmf"/><Relationship Id="rId248" Type="http://schemas.openxmlformats.org/officeDocument/2006/relationships/oleObject" Target="embeddings/oleObject123.bin"/><Relationship Id="rId269" Type="http://schemas.openxmlformats.org/officeDocument/2006/relationships/oleObject" Target="embeddings/oleObject133.bin"/><Relationship Id="rId12" Type="http://schemas.openxmlformats.org/officeDocument/2006/relationships/oleObject" Target="embeddings/oleObject3.bin"/><Relationship Id="rId33" Type="http://schemas.openxmlformats.org/officeDocument/2006/relationships/image" Target="media/image14.wmf"/><Relationship Id="rId108" Type="http://schemas.openxmlformats.org/officeDocument/2006/relationships/oleObject" Target="embeddings/oleObject52.bin"/><Relationship Id="rId129" Type="http://schemas.openxmlformats.org/officeDocument/2006/relationships/oleObject" Target="embeddings/oleObject64.bin"/><Relationship Id="rId280" Type="http://schemas.openxmlformats.org/officeDocument/2006/relationships/image" Target="media/image136.wmf"/><Relationship Id="rId315" Type="http://schemas.openxmlformats.org/officeDocument/2006/relationships/oleObject" Target="embeddings/oleObject155.bin"/><Relationship Id="rId54" Type="http://schemas.openxmlformats.org/officeDocument/2006/relationships/image" Target="media/image24.wmf"/><Relationship Id="rId75" Type="http://schemas.openxmlformats.org/officeDocument/2006/relationships/oleObject" Target="embeddings/oleObject35.bin"/><Relationship Id="rId96" Type="http://schemas.openxmlformats.org/officeDocument/2006/relationships/oleObject" Target="embeddings/oleObject46.bin"/><Relationship Id="rId140" Type="http://schemas.openxmlformats.org/officeDocument/2006/relationships/image" Target="media/image65.wmf"/><Relationship Id="rId161" Type="http://schemas.openxmlformats.org/officeDocument/2006/relationships/image" Target="media/image75.wmf"/><Relationship Id="rId182" Type="http://schemas.openxmlformats.org/officeDocument/2006/relationships/image" Target="media/image86.wmf"/><Relationship Id="rId217" Type="http://schemas.openxmlformats.org/officeDocument/2006/relationships/oleObject" Target="embeddings/oleObject109.bin"/><Relationship Id="rId6" Type="http://schemas.openxmlformats.org/officeDocument/2006/relationships/endnotes" Target="endnotes.xml"/><Relationship Id="rId238" Type="http://schemas.openxmlformats.org/officeDocument/2006/relationships/image" Target="media/image115.wmf"/><Relationship Id="rId259" Type="http://schemas.openxmlformats.org/officeDocument/2006/relationships/image" Target="media/image125.wmf"/><Relationship Id="rId23" Type="http://schemas.openxmlformats.org/officeDocument/2006/relationships/image" Target="media/image9.wmf"/><Relationship Id="rId119" Type="http://schemas.openxmlformats.org/officeDocument/2006/relationships/image" Target="media/image56.wmf"/><Relationship Id="rId270" Type="http://schemas.openxmlformats.org/officeDocument/2006/relationships/image" Target="media/image131.wmf"/><Relationship Id="rId291" Type="http://schemas.openxmlformats.org/officeDocument/2006/relationships/image" Target="media/image140.wmf"/><Relationship Id="rId305" Type="http://schemas.openxmlformats.org/officeDocument/2006/relationships/oleObject" Target="embeddings/oleObject153.bin"/><Relationship Id="rId44" Type="http://schemas.openxmlformats.org/officeDocument/2006/relationships/oleObject" Target="embeddings/oleObject19.bin"/><Relationship Id="rId65" Type="http://schemas.openxmlformats.org/officeDocument/2006/relationships/oleObject" Target="embeddings/oleObject30.bin"/><Relationship Id="rId86" Type="http://schemas.openxmlformats.org/officeDocument/2006/relationships/image" Target="media/image40.wmf"/><Relationship Id="rId130" Type="http://schemas.openxmlformats.org/officeDocument/2006/relationships/oleObject" Target="embeddings/oleObject65.bin"/><Relationship Id="rId151" Type="http://schemas.openxmlformats.org/officeDocument/2006/relationships/oleObject" Target="embeddings/oleObject75.bin"/><Relationship Id="rId172" Type="http://schemas.openxmlformats.org/officeDocument/2006/relationships/image" Target="media/image81.wmf"/><Relationship Id="rId193" Type="http://schemas.openxmlformats.org/officeDocument/2006/relationships/oleObject" Target="embeddings/oleObject96.bin"/><Relationship Id="rId207" Type="http://schemas.openxmlformats.org/officeDocument/2006/relationships/oleObject" Target="embeddings/oleObject104.bin"/><Relationship Id="rId228" Type="http://schemas.openxmlformats.org/officeDocument/2006/relationships/oleObject" Target="embeddings/oleObject114.bin"/><Relationship Id="rId249" Type="http://schemas.openxmlformats.org/officeDocument/2006/relationships/image" Target="media/image120.wmf"/><Relationship Id="rId13" Type="http://schemas.openxmlformats.org/officeDocument/2006/relationships/image" Target="media/image4.wmf"/><Relationship Id="rId109" Type="http://schemas.openxmlformats.org/officeDocument/2006/relationships/image" Target="media/image51.wmf"/><Relationship Id="rId260" Type="http://schemas.openxmlformats.org/officeDocument/2006/relationships/oleObject" Target="embeddings/oleObject129.bin"/><Relationship Id="rId281" Type="http://schemas.openxmlformats.org/officeDocument/2006/relationships/oleObject" Target="embeddings/oleObject139.bin"/><Relationship Id="rId316" Type="http://schemas.openxmlformats.org/officeDocument/2006/relationships/fontTable" Target="fontTable.xml"/><Relationship Id="rId34" Type="http://schemas.openxmlformats.org/officeDocument/2006/relationships/oleObject" Target="embeddings/oleObject14.bin"/><Relationship Id="rId55" Type="http://schemas.openxmlformats.org/officeDocument/2006/relationships/oleObject" Target="embeddings/oleObject25.bin"/><Relationship Id="rId76" Type="http://schemas.openxmlformats.org/officeDocument/2006/relationships/image" Target="media/image35.wmf"/><Relationship Id="rId97" Type="http://schemas.openxmlformats.org/officeDocument/2006/relationships/image" Target="media/image45.wmf"/><Relationship Id="rId120" Type="http://schemas.openxmlformats.org/officeDocument/2006/relationships/oleObject" Target="embeddings/oleObject58.bin"/><Relationship Id="rId141" Type="http://schemas.openxmlformats.org/officeDocument/2006/relationships/oleObject" Target="embeddings/oleObject70.bin"/><Relationship Id="rId7" Type="http://schemas.openxmlformats.org/officeDocument/2006/relationships/image" Target="media/image1.wmf"/><Relationship Id="rId162" Type="http://schemas.openxmlformats.org/officeDocument/2006/relationships/oleObject" Target="embeddings/oleObject81.bin"/><Relationship Id="rId183" Type="http://schemas.openxmlformats.org/officeDocument/2006/relationships/oleObject" Target="embeddings/oleObject91.bin"/><Relationship Id="rId218" Type="http://schemas.openxmlformats.org/officeDocument/2006/relationships/image" Target="media/image103.wmf"/><Relationship Id="rId239" Type="http://schemas.openxmlformats.org/officeDocument/2006/relationships/oleObject" Target="embeddings/oleObject118.bin"/><Relationship Id="rId250" Type="http://schemas.openxmlformats.org/officeDocument/2006/relationships/oleObject" Target="embeddings/oleObject124.bin"/><Relationship Id="rId271" Type="http://schemas.openxmlformats.org/officeDocument/2006/relationships/oleObject" Target="embeddings/oleObject134.bin"/><Relationship Id="rId292" Type="http://schemas.openxmlformats.org/officeDocument/2006/relationships/oleObject" Target="embeddings/oleObject146.bin"/><Relationship Id="rId306" Type="http://schemas.openxmlformats.org/officeDocument/2006/relationships/image" Target="media/image147.png"/><Relationship Id="rId24" Type="http://schemas.openxmlformats.org/officeDocument/2006/relationships/oleObject" Target="embeddings/oleObject9.bin"/><Relationship Id="rId45" Type="http://schemas.openxmlformats.org/officeDocument/2006/relationships/image" Target="media/image20.wmf"/><Relationship Id="rId66" Type="http://schemas.openxmlformats.org/officeDocument/2006/relationships/image" Target="media/image30.wmf"/><Relationship Id="rId87" Type="http://schemas.openxmlformats.org/officeDocument/2006/relationships/oleObject" Target="embeddings/oleObject41.bin"/><Relationship Id="rId110" Type="http://schemas.openxmlformats.org/officeDocument/2006/relationships/oleObject" Target="embeddings/oleObject53.bin"/><Relationship Id="rId131" Type="http://schemas.openxmlformats.org/officeDocument/2006/relationships/image" Target="media/image60.png"/><Relationship Id="rId61" Type="http://schemas.openxmlformats.org/officeDocument/2006/relationships/oleObject" Target="embeddings/oleObject28.bin"/><Relationship Id="rId82" Type="http://schemas.openxmlformats.org/officeDocument/2006/relationships/image" Target="media/image38.wmf"/><Relationship Id="rId152" Type="http://schemas.openxmlformats.org/officeDocument/2006/relationships/image" Target="media/image71.wmf"/><Relationship Id="rId173" Type="http://schemas.openxmlformats.org/officeDocument/2006/relationships/oleObject" Target="embeddings/oleObject86.bin"/><Relationship Id="rId194" Type="http://schemas.openxmlformats.org/officeDocument/2006/relationships/image" Target="media/image92.wmf"/><Relationship Id="rId199" Type="http://schemas.openxmlformats.org/officeDocument/2006/relationships/oleObject" Target="embeddings/oleObject99.bin"/><Relationship Id="rId203" Type="http://schemas.openxmlformats.org/officeDocument/2006/relationships/oleObject" Target="embeddings/oleObject101.bin"/><Relationship Id="rId208" Type="http://schemas.openxmlformats.org/officeDocument/2006/relationships/image" Target="media/image98.wmf"/><Relationship Id="rId229" Type="http://schemas.openxmlformats.org/officeDocument/2006/relationships/image" Target="media/image109.wmf"/><Relationship Id="rId19" Type="http://schemas.openxmlformats.org/officeDocument/2006/relationships/image" Target="media/image7.wmf"/><Relationship Id="rId224" Type="http://schemas.openxmlformats.org/officeDocument/2006/relationships/oleObject" Target="embeddings/oleObject112.bin"/><Relationship Id="rId240" Type="http://schemas.openxmlformats.org/officeDocument/2006/relationships/image" Target="media/image116.wmf"/><Relationship Id="rId245" Type="http://schemas.openxmlformats.org/officeDocument/2006/relationships/oleObject" Target="embeddings/oleObject121.bin"/><Relationship Id="rId261" Type="http://schemas.openxmlformats.org/officeDocument/2006/relationships/image" Target="media/image126.wmf"/><Relationship Id="rId266" Type="http://schemas.openxmlformats.org/officeDocument/2006/relationships/image" Target="media/image129.wmf"/><Relationship Id="rId287" Type="http://schemas.openxmlformats.org/officeDocument/2006/relationships/image" Target="media/image138.wmf"/><Relationship Id="rId14" Type="http://schemas.openxmlformats.org/officeDocument/2006/relationships/oleObject" Target="embeddings/oleObject4.bin"/><Relationship Id="rId30" Type="http://schemas.openxmlformats.org/officeDocument/2006/relationships/oleObject" Target="embeddings/oleObject12.bin"/><Relationship Id="rId35" Type="http://schemas.openxmlformats.org/officeDocument/2006/relationships/image" Target="media/image15.wmf"/><Relationship Id="rId56" Type="http://schemas.openxmlformats.org/officeDocument/2006/relationships/image" Target="media/image25.wmf"/><Relationship Id="rId77" Type="http://schemas.openxmlformats.org/officeDocument/2006/relationships/oleObject" Target="embeddings/oleObject36.bin"/><Relationship Id="rId100" Type="http://schemas.openxmlformats.org/officeDocument/2006/relationships/oleObject" Target="embeddings/oleObject48.bin"/><Relationship Id="rId105" Type="http://schemas.openxmlformats.org/officeDocument/2006/relationships/image" Target="media/image49.wmf"/><Relationship Id="rId126" Type="http://schemas.openxmlformats.org/officeDocument/2006/relationships/oleObject" Target="embeddings/oleObject61.bin"/><Relationship Id="rId147" Type="http://schemas.openxmlformats.org/officeDocument/2006/relationships/oleObject" Target="embeddings/oleObject73.bin"/><Relationship Id="rId168" Type="http://schemas.openxmlformats.org/officeDocument/2006/relationships/image" Target="media/image79.wmf"/><Relationship Id="rId282" Type="http://schemas.openxmlformats.org/officeDocument/2006/relationships/image" Target="media/image137.wmf"/><Relationship Id="rId312" Type="http://schemas.openxmlformats.org/officeDocument/2006/relationships/image" Target="media/image153.wmf"/><Relationship Id="rId317" Type="http://schemas.microsoft.com/office/2011/relationships/people" Target="people.xml"/><Relationship Id="rId8" Type="http://schemas.openxmlformats.org/officeDocument/2006/relationships/oleObject" Target="embeddings/oleObject1.bin"/><Relationship Id="rId51" Type="http://schemas.openxmlformats.org/officeDocument/2006/relationships/oleObject" Target="embeddings/oleObject23.bin"/><Relationship Id="rId72" Type="http://schemas.openxmlformats.org/officeDocument/2006/relationships/image" Target="media/image33.wmf"/><Relationship Id="rId93" Type="http://schemas.openxmlformats.org/officeDocument/2006/relationships/oleObject" Target="embeddings/oleObject44.bin"/><Relationship Id="rId98" Type="http://schemas.openxmlformats.org/officeDocument/2006/relationships/oleObject" Target="embeddings/oleObject47.bin"/><Relationship Id="rId121" Type="http://schemas.openxmlformats.org/officeDocument/2006/relationships/image" Target="media/image57.wmf"/><Relationship Id="rId142" Type="http://schemas.openxmlformats.org/officeDocument/2006/relationships/image" Target="media/image66.wmf"/><Relationship Id="rId163" Type="http://schemas.openxmlformats.org/officeDocument/2006/relationships/image" Target="media/image76.wmf"/><Relationship Id="rId184" Type="http://schemas.openxmlformats.org/officeDocument/2006/relationships/image" Target="media/image87.wmf"/><Relationship Id="rId189" Type="http://schemas.openxmlformats.org/officeDocument/2006/relationships/oleObject" Target="embeddings/oleObject94.bin"/><Relationship Id="rId219" Type="http://schemas.openxmlformats.org/officeDocument/2006/relationships/oleObject" Target="embeddings/oleObject110.bin"/><Relationship Id="rId3" Type="http://schemas.openxmlformats.org/officeDocument/2006/relationships/settings" Target="settings.xml"/><Relationship Id="rId214" Type="http://schemas.openxmlformats.org/officeDocument/2006/relationships/image" Target="media/image101.wmf"/><Relationship Id="rId230" Type="http://schemas.openxmlformats.org/officeDocument/2006/relationships/oleObject" Target="embeddings/oleObject115.bin"/><Relationship Id="rId235" Type="http://schemas.openxmlformats.org/officeDocument/2006/relationships/image" Target="media/image113.png"/><Relationship Id="rId251" Type="http://schemas.openxmlformats.org/officeDocument/2006/relationships/image" Target="media/image121.wmf"/><Relationship Id="rId256" Type="http://schemas.openxmlformats.org/officeDocument/2006/relationships/oleObject" Target="embeddings/oleObject127.bin"/><Relationship Id="rId277" Type="http://schemas.openxmlformats.org/officeDocument/2006/relationships/oleObject" Target="embeddings/oleObject137.bin"/><Relationship Id="rId298" Type="http://schemas.openxmlformats.org/officeDocument/2006/relationships/image" Target="media/image143.wmf"/><Relationship Id="rId25" Type="http://schemas.openxmlformats.org/officeDocument/2006/relationships/image" Target="media/image10.wmf"/><Relationship Id="rId46" Type="http://schemas.openxmlformats.org/officeDocument/2006/relationships/oleObject" Target="embeddings/oleObject20.bin"/><Relationship Id="rId67" Type="http://schemas.openxmlformats.org/officeDocument/2006/relationships/oleObject" Target="embeddings/oleObject31.bin"/><Relationship Id="rId116" Type="http://schemas.openxmlformats.org/officeDocument/2006/relationships/oleObject" Target="embeddings/oleObject56.bin"/><Relationship Id="rId137" Type="http://schemas.openxmlformats.org/officeDocument/2006/relationships/oleObject" Target="embeddings/oleObject68.bin"/><Relationship Id="rId158" Type="http://schemas.openxmlformats.org/officeDocument/2006/relationships/image" Target="media/image74.wmf"/><Relationship Id="rId272" Type="http://schemas.openxmlformats.org/officeDocument/2006/relationships/image" Target="media/image132.wmf"/><Relationship Id="rId293" Type="http://schemas.openxmlformats.org/officeDocument/2006/relationships/image" Target="media/image141.wmf"/><Relationship Id="rId302" Type="http://schemas.openxmlformats.org/officeDocument/2006/relationships/image" Target="media/image145.wmf"/><Relationship Id="rId307" Type="http://schemas.openxmlformats.org/officeDocument/2006/relationships/image" Target="media/image148.png"/><Relationship Id="rId20" Type="http://schemas.openxmlformats.org/officeDocument/2006/relationships/oleObject" Target="embeddings/oleObject7.bin"/><Relationship Id="rId41" Type="http://schemas.openxmlformats.org/officeDocument/2006/relationships/image" Target="media/image18.wmf"/><Relationship Id="rId62" Type="http://schemas.openxmlformats.org/officeDocument/2006/relationships/image" Target="media/image28.wmf"/><Relationship Id="rId83" Type="http://schemas.openxmlformats.org/officeDocument/2006/relationships/oleObject" Target="embeddings/oleObject39.bin"/><Relationship Id="rId88" Type="http://schemas.openxmlformats.org/officeDocument/2006/relationships/image" Target="media/image41.wmf"/><Relationship Id="rId111" Type="http://schemas.openxmlformats.org/officeDocument/2006/relationships/image" Target="media/image52.wmf"/><Relationship Id="rId132" Type="http://schemas.openxmlformats.org/officeDocument/2006/relationships/image" Target="media/image61.wmf"/><Relationship Id="rId153" Type="http://schemas.openxmlformats.org/officeDocument/2006/relationships/oleObject" Target="embeddings/oleObject76.bin"/><Relationship Id="rId174" Type="http://schemas.openxmlformats.org/officeDocument/2006/relationships/image" Target="media/image82.wmf"/><Relationship Id="rId179" Type="http://schemas.openxmlformats.org/officeDocument/2006/relationships/oleObject" Target="embeddings/oleObject89.bin"/><Relationship Id="rId195" Type="http://schemas.openxmlformats.org/officeDocument/2006/relationships/oleObject" Target="embeddings/oleObject97.bin"/><Relationship Id="rId209" Type="http://schemas.openxmlformats.org/officeDocument/2006/relationships/oleObject" Target="embeddings/oleObject105.bin"/><Relationship Id="rId190" Type="http://schemas.openxmlformats.org/officeDocument/2006/relationships/image" Target="media/image90.wmf"/><Relationship Id="rId204" Type="http://schemas.openxmlformats.org/officeDocument/2006/relationships/image" Target="media/image97.wmf"/><Relationship Id="rId220" Type="http://schemas.openxmlformats.org/officeDocument/2006/relationships/image" Target="media/image104.png"/><Relationship Id="rId225" Type="http://schemas.openxmlformats.org/officeDocument/2006/relationships/image" Target="media/image107.wmf"/><Relationship Id="rId241" Type="http://schemas.openxmlformats.org/officeDocument/2006/relationships/oleObject" Target="embeddings/oleObject119.bin"/><Relationship Id="rId246" Type="http://schemas.openxmlformats.org/officeDocument/2006/relationships/image" Target="media/image119.wmf"/><Relationship Id="rId267" Type="http://schemas.openxmlformats.org/officeDocument/2006/relationships/oleObject" Target="embeddings/oleObject132.bin"/><Relationship Id="rId288" Type="http://schemas.openxmlformats.org/officeDocument/2006/relationships/oleObject" Target="embeddings/oleObject144.bin"/><Relationship Id="rId15" Type="http://schemas.openxmlformats.org/officeDocument/2006/relationships/image" Target="media/image5.wmf"/><Relationship Id="rId36" Type="http://schemas.openxmlformats.org/officeDocument/2006/relationships/oleObject" Target="embeddings/oleObject15.bin"/><Relationship Id="rId57" Type="http://schemas.openxmlformats.org/officeDocument/2006/relationships/oleObject" Target="embeddings/oleObject26.bin"/><Relationship Id="rId106" Type="http://schemas.openxmlformats.org/officeDocument/2006/relationships/oleObject" Target="embeddings/oleObject51.bin"/><Relationship Id="rId127" Type="http://schemas.openxmlformats.org/officeDocument/2006/relationships/oleObject" Target="embeddings/oleObject62.bin"/><Relationship Id="rId262" Type="http://schemas.openxmlformats.org/officeDocument/2006/relationships/oleObject" Target="embeddings/oleObject130.bin"/><Relationship Id="rId283" Type="http://schemas.openxmlformats.org/officeDocument/2006/relationships/oleObject" Target="embeddings/oleObject140.bin"/><Relationship Id="rId313" Type="http://schemas.openxmlformats.org/officeDocument/2006/relationships/oleObject" Target="embeddings/oleObject154.bin"/><Relationship Id="rId318" Type="http://schemas.openxmlformats.org/officeDocument/2006/relationships/theme" Target="theme/theme1.xml"/><Relationship Id="rId10" Type="http://schemas.openxmlformats.org/officeDocument/2006/relationships/oleObject" Target="embeddings/oleObject2.bin"/><Relationship Id="rId31" Type="http://schemas.openxmlformats.org/officeDocument/2006/relationships/image" Target="media/image13.wmf"/><Relationship Id="rId52" Type="http://schemas.openxmlformats.org/officeDocument/2006/relationships/image" Target="media/image23.wmf"/><Relationship Id="rId73" Type="http://schemas.openxmlformats.org/officeDocument/2006/relationships/oleObject" Target="embeddings/oleObject34.bin"/><Relationship Id="rId78" Type="http://schemas.openxmlformats.org/officeDocument/2006/relationships/image" Target="media/image36.wmf"/><Relationship Id="rId94" Type="http://schemas.openxmlformats.org/officeDocument/2006/relationships/image" Target="media/image44.wmf"/><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oleObject" Target="embeddings/oleObject59.bin"/><Relationship Id="rId143" Type="http://schemas.openxmlformats.org/officeDocument/2006/relationships/oleObject" Target="embeddings/oleObject71.bin"/><Relationship Id="rId148" Type="http://schemas.openxmlformats.org/officeDocument/2006/relationships/image" Target="media/image69.wmf"/><Relationship Id="rId164" Type="http://schemas.openxmlformats.org/officeDocument/2006/relationships/oleObject" Target="embeddings/oleObject82.bin"/><Relationship Id="rId169" Type="http://schemas.openxmlformats.org/officeDocument/2006/relationships/oleObject" Target="embeddings/oleObject84.bin"/><Relationship Id="rId185" Type="http://schemas.openxmlformats.org/officeDocument/2006/relationships/oleObject" Target="embeddings/oleObject92.bin"/><Relationship Id="rId4" Type="http://schemas.openxmlformats.org/officeDocument/2006/relationships/webSettings" Target="webSettings.xml"/><Relationship Id="rId9" Type="http://schemas.openxmlformats.org/officeDocument/2006/relationships/image" Target="media/image2.wmf"/><Relationship Id="rId180" Type="http://schemas.openxmlformats.org/officeDocument/2006/relationships/image" Target="media/image85.wmf"/><Relationship Id="rId210" Type="http://schemas.openxmlformats.org/officeDocument/2006/relationships/image" Target="media/image99.wmf"/><Relationship Id="rId215" Type="http://schemas.openxmlformats.org/officeDocument/2006/relationships/oleObject" Target="embeddings/oleObject108.bin"/><Relationship Id="rId236" Type="http://schemas.openxmlformats.org/officeDocument/2006/relationships/image" Target="media/image114.wmf"/><Relationship Id="rId257" Type="http://schemas.openxmlformats.org/officeDocument/2006/relationships/image" Target="media/image124.wmf"/><Relationship Id="rId278" Type="http://schemas.openxmlformats.org/officeDocument/2006/relationships/image" Target="media/image135.wmf"/><Relationship Id="rId26" Type="http://schemas.openxmlformats.org/officeDocument/2006/relationships/oleObject" Target="embeddings/oleObject10.bin"/><Relationship Id="rId231" Type="http://schemas.openxmlformats.org/officeDocument/2006/relationships/image" Target="media/image110.wmf"/><Relationship Id="rId252" Type="http://schemas.openxmlformats.org/officeDocument/2006/relationships/oleObject" Target="embeddings/oleObject125.bin"/><Relationship Id="rId273" Type="http://schemas.openxmlformats.org/officeDocument/2006/relationships/oleObject" Target="embeddings/oleObject135.bin"/><Relationship Id="rId294" Type="http://schemas.openxmlformats.org/officeDocument/2006/relationships/oleObject" Target="embeddings/oleObject147.bin"/><Relationship Id="rId308" Type="http://schemas.openxmlformats.org/officeDocument/2006/relationships/image" Target="media/image149.png"/><Relationship Id="rId47" Type="http://schemas.openxmlformats.org/officeDocument/2006/relationships/image" Target="media/image21.wmf"/><Relationship Id="rId68" Type="http://schemas.openxmlformats.org/officeDocument/2006/relationships/image" Target="media/image31.wmf"/><Relationship Id="rId89" Type="http://schemas.openxmlformats.org/officeDocument/2006/relationships/oleObject" Target="embeddings/oleObject42.bin"/><Relationship Id="rId112" Type="http://schemas.openxmlformats.org/officeDocument/2006/relationships/oleObject" Target="embeddings/oleObject54.bin"/><Relationship Id="rId133" Type="http://schemas.openxmlformats.org/officeDocument/2006/relationships/oleObject" Target="embeddings/oleObject66.bin"/><Relationship Id="rId154" Type="http://schemas.openxmlformats.org/officeDocument/2006/relationships/image" Target="media/image72.wmf"/><Relationship Id="rId175" Type="http://schemas.openxmlformats.org/officeDocument/2006/relationships/oleObject" Target="embeddings/oleObject87.bin"/><Relationship Id="rId196" Type="http://schemas.openxmlformats.org/officeDocument/2006/relationships/image" Target="media/image93.wmf"/><Relationship Id="rId200" Type="http://schemas.openxmlformats.org/officeDocument/2006/relationships/image" Target="media/image95.wmf"/><Relationship Id="rId16" Type="http://schemas.openxmlformats.org/officeDocument/2006/relationships/oleObject" Target="embeddings/oleObject5.bin"/><Relationship Id="rId221" Type="http://schemas.openxmlformats.org/officeDocument/2006/relationships/image" Target="media/image105.wmf"/><Relationship Id="rId242" Type="http://schemas.openxmlformats.org/officeDocument/2006/relationships/image" Target="media/image117.wmf"/><Relationship Id="rId263" Type="http://schemas.openxmlformats.org/officeDocument/2006/relationships/image" Target="media/image127.wmf"/><Relationship Id="rId284" Type="http://schemas.openxmlformats.org/officeDocument/2006/relationships/oleObject" Target="embeddings/oleObject141.bin"/><Relationship Id="rId37" Type="http://schemas.openxmlformats.org/officeDocument/2006/relationships/image" Target="media/image16.wmf"/><Relationship Id="rId58" Type="http://schemas.openxmlformats.org/officeDocument/2006/relationships/image" Target="media/image26.wmf"/><Relationship Id="rId79" Type="http://schemas.openxmlformats.org/officeDocument/2006/relationships/oleObject" Target="embeddings/oleObject37.bin"/><Relationship Id="rId102" Type="http://schemas.openxmlformats.org/officeDocument/2006/relationships/oleObject" Target="embeddings/oleObject49.bin"/><Relationship Id="rId123" Type="http://schemas.openxmlformats.org/officeDocument/2006/relationships/image" Target="media/image58.wmf"/><Relationship Id="rId144" Type="http://schemas.openxmlformats.org/officeDocument/2006/relationships/image" Target="media/image67.wmf"/><Relationship Id="rId90" Type="http://schemas.openxmlformats.org/officeDocument/2006/relationships/image" Target="media/image42.wmf"/><Relationship Id="rId165" Type="http://schemas.openxmlformats.org/officeDocument/2006/relationships/image" Target="media/image77.png"/><Relationship Id="rId186" Type="http://schemas.openxmlformats.org/officeDocument/2006/relationships/image" Target="media/image88.wmf"/><Relationship Id="rId211" Type="http://schemas.openxmlformats.org/officeDocument/2006/relationships/oleObject" Target="embeddings/oleObject106.bin"/><Relationship Id="rId232" Type="http://schemas.openxmlformats.org/officeDocument/2006/relationships/oleObject" Target="embeddings/oleObject116.bin"/><Relationship Id="rId253" Type="http://schemas.openxmlformats.org/officeDocument/2006/relationships/image" Target="media/image122.wmf"/><Relationship Id="rId274" Type="http://schemas.openxmlformats.org/officeDocument/2006/relationships/image" Target="media/image133.wmf"/><Relationship Id="rId295" Type="http://schemas.openxmlformats.org/officeDocument/2006/relationships/image" Target="media/image142.wmf"/><Relationship Id="rId309" Type="http://schemas.openxmlformats.org/officeDocument/2006/relationships/image" Target="media/image150.png"/><Relationship Id="rId27" Type="http://schemas.openxmlformats.org/officeDocument/2006/relationships/image" Target="media/image11.wmf"/><Relationship Id="rId48" Type="http://schemas.openxmlformats.org/officeDocument/2006/relationships/oleObject" Target="embeddings/oleObject21.bin"/><Relationship Id="rId69" Type="http://schemas.openxmlformats.org/officeDocument/2006/relationships/oleObject" Target="embeddings/oleObject32.bin"/><Relationship Id="rId113" Type="http://schemas.openxmlformats.org/officeDocument/2006/relationships/image" Target="media/image53.wmf"/><Relationship Id="rId134" Type="http://schemas.openxmlformats.org/officeDocument/2006/relationships/image" Target="media/image62.wmf"/><Relationship Id="rId80" Type="http://schemas.openxmlformats.org/officeDocument/2006/relationships/image" Target="media/image37.wmf"/><Relationship Id="rId155" Type="http://schemas.openxmlformats.org/officeDocument/2006/relationships/oleObject" Target="embeddings/oleObject77.bin"/><Relationship Id="rId176" Type="http://schemas.openxmlformats.org/officeDocument/2006/relationships/image" Target="media/image83.wmf"/><Relationship Id="rId197" Type="http://schemas.openxmlformats.org/officeDocument/2006/relationships/oleObject" Target="embeddings/oleObject98.bin"/><Relationship Id="rId201" Type="http://schemas.openxmlformats.org/officeDocument/2006/relationships/oleObject" Target="embeddings/oleObject100.bin"/><Relationship Id="rId222" Type="http://schemas.openxmlformats.org/officeDocument/2006/relationships/oleObject" Target="embeddings/oleObject111.bin"/><Relationship Id="rId243" Type="http://schemas.openxmlformats.org/officeDocument/2006/relationships/oleObject" Target="embeddings/oleObject120.bin"/><Relationship Id="rId264" Type="http://schemas.openxmlformats.org/officeDocument/2006/relationships/oleObject" Target="embeddings/oleObject131.bin"/><Relationship Id="rId285" Type="http://schemas.openxmlformats.org/officeDocument/2006/relationships/oleObject" Target="embeddings/oleObject142.bin"/><Relationship Id="rId17" Type="http://schemas.openxmlformats.org/officeDocument/2006/relationships/image" Target="media/image6.wmf"/><Relationship Id="rId38" Type="http://schemas.openxmlformats.org/officeDocument/2006/relationships/oleObject" Target="embeddings/oleObject16.bin"/><Relationship Id="rId59" Type="http://schemas.openxmlformats.org/officeDocument/2006/relationships/oleObject" Target="embeddings/oleObject27.bin"/><Relationship Id="rId103" Type="http://schemas.openxmlformats.org/officeDocument/2006/relationships/image" Target="media/image48.wmf"/><Relationship Id="rId124" Type="http://schemas.openxmlformats.org/officeDocument/2006/relationships/oleObject" Target="embeddings/oleObject60.bin"/><Relationship Id="rId310" Type="http://schemas.openxmlformats.org/officeDocument/2006/relationships/image" Target="media/image151.png"/><Relationship Id="rId70" Type="http://schemas.openxmlformats.org/officeDocument/2006/relationships/image" Target="media/image32.wmf"/><Relationship Id="rId91" Type="http://schemas.openxmlformats.org/officeDocument/2006/relationships/oleObject" Target="embeddings/oleObject43.bin"/><Relationship Id="rId145" Type="http://schemas.openxmlformats.org/officeDocument/2006/relationships/oleObject" Target="embeddings/oleObject72.bin"/><Relationship Id="rId166" Type="http://schemas.openxmlformats.org/officeDocument/2006/relationships/image" Target="media/image78.wmf"/><Relationship Id="rId187" Type="http://schemas.openxmlformats.org/officeDocument/2006/relationships/oleObject" Target="embeddings/oleObject93.bin"/><Relationship Id="rId1" Type="http://schemas.openxmlformats.org/officeDocument/2006/relationships/numbering" Target="numbering.xml"/><Relationship Id="rId212" Type="http://schemas.openxmlformats.org/officeDocument/2006/relationships/image" Target="media/image100.wmf"/><Relationship Id="rId233" Type="http://schemas.openxmlformats.org/officeDocument/2006/relationships/image" Target="media/image111.png"/><Relationship Id="rId254" Type="http://schemas.openxmlformats.org/officeDocument/2006/relationships/oleObject" Target="embeddings/oleObject126.bin"/><Relationship Id="rId28" Type="http://schemas.openxmlformats.org/officeDocument/2006/relationships/oleObject" Target="embeddings/oleObject11.bin"/><Relationship Id="rId49" Type="http://schemas.openxmlformats.org/officeDocument/2006/relationships/image" Target="media/image22.wmf"/><Relationship Id="rId114" Type="http://schemas.openxmlformats.org/officeDocument/2006/relationships/oleObject" Target="embeddings/oleObject55.bin"/><Relationship Id="rId275" Type="http://schemas.openxmlformats.org/officeDocument/2006/relationships/oleObject" Target="embeddings/oleObject136.bin"/><Relationship Id="rId296" Type="http://schemas.openxmlformats.org/officeDocument/2006/relationships/oleObject" Target="embeddings/oleObject148.bin"/><Relationship Id="rId300" Type="http://schemas.openxmlformats.org/officeDocument/2006/relationships/image" Target="media/image144.wmf"/><Relationship Id="rId60" Type="http://schemas.openxmlformats.org/officeDocument/2006/relationships/image" Target="media/image27.wmf"/><Relationship Id="rId81" Type="http://schemas.openxmlformats.org/officeDocument/2006/relationships/oleObject" Target="embeddings/oleObject38.bin"/><Relationship Id="rId135" Type="http://schemas.openxmlformats.org/officeDocument/2006/relationships/oleObject" Target="embeddings/oleObject67.bin"/><Relationship Id="rId156" Type="http://schemas.openxmlformats.org/officeDocument/2006/relationships/image" Target="media/image73.wmf"/><Relationship Id="rId177" Type="http://schemas.openxmlformats.org/officeDocument/2006/relationships/oleObject" Target="embeddings/oleObject88.bin"/><Relationship Id="rId198" Type="http://schemas.openxmlformats.org/officeDocument/2006/relationships/image" Target="media/image94.wmf"/><Relationship Id="rId202" Type="http://schemas.openxmlformats.org/officeDocument/2006/relationships/image" Target="media/image96.wmf"/><Relationship Id="rId223" Type="http://schemas.openxmlformats.org/officeDocument/2006/relationships/image" Target="media/image106.wmf"/><Relationship Id="rId244" Type="http://schemas.openxmlformats.org/officeDocument/2006/relationships/image" Target="media/image118.wmf"/><Relationship Id="rId18" Type="http://schemas.openxmlformats.org/officeDocument/2006/relationships/oleObject" Target="embeddings/oleObject6.bin"/><Relationship Id="rId39" Type="http://schemas.openxmlformats.org/officeDocument/2006/relationships/image" Target="media/image17.wmf"/><Relationship Id="rId265" Type="http://schemas.openxmlformats.org/officeDocument/2006/relationships/image" Target="media/image128.png"/><Relationship Id="rId286" Type="http://schemas.openxmlformats.org/officeDocument/2006/relationships/oleObject" Target="embeddings/oleObject143.bin"/><Relationship Id="rId50" Type="http://schemas.openxmlformats.org/officeDocument/2006/relationships/oleObject" Target="embeddings/oleObject22.bin"/><Relationship Id="rId104" Type="http://schemas.openxmlformats.org/officeDocument/2006/relationships/oleObject" Target="embeddings/oleObject50.bin"/><Relationship Id="rId125" Type="http://schemas.openxmlformats.org/officeDocument/2006/relationships/image" Target="media/image59.wmf"/><Relationship Id="rId146" Type="http://schemas.openxmlformats.org/officeDocument/2006/relationships/image" Target="media/image68.wmf"/><Relationship Id="rId167" Type="http://schemas.openxmlformats.org/officeDocument/2006/relationships/oleObject" Target="embeddings/oleObject83.bin"/><Relationship Id="rId188" Type="http://schemas.openxmlformats.org/officeDocument/2006/relationships/image" Target="media/image89.wmf"/><Relationship Id="rId311" Type="http://schemas.openxmlformats.org/officeDocument/2006/relationships/image" Target="media/image152.png"/><Relationship Id="rId71" Type="http://schemas.openxmlformats.org/officeDocument/2006/relationships/oleObject" Target="embeddings/oleObject33.bin"/><Relationship Id="rId92" Type="http://schemas.openxmlformats.org/officeDocument/2006/relationships/image" Target="media/image43.wmf"/><Relationship Id="rId213" Type="http://schemas.openxmlformats.org/officeDocument/2006/relationships/oleObject" Target="embeddings/oleObject107.bin"/><Relationship Id="rId234" Type="http://schemas.openxmlformats.org/officeDocument/2006/relationships/image" Target="media/image112.png"/><Relationship Id="rId2" Type="http://schemas.openxmlformats.org/officeDocument/2006/relationships/styles" Target="styles.xml"/><Relationship Id="rId29" Type="http://schemas.openxmlformats.org/officeDocument/2006/relationships/image" Target="media/image12.wmf"/><Relationship Id="rId255" Type="http://schemas.openxmlformats.org/officeDocument/2006/relationships/image" Target="media/image123.wmf"/><Relationship Id="rId276" Type="http://schemas.openxmlformats.org/officeDocument/2006/relationships/image" Target="media/image134.wmf"/><Relationship Id="rId297" Type="http://schemas.openxmlformats.org/officeDocument/2006/relationships/oleObject" Target="embeddings/oleObject149.bin"/><Relationship Id="rId40" Type="http://schemas.openxmlformats.org/officeDocument/2006/relationships/oleObject" Target="embeddings/oleObject17.bin"/><Relationship Id="rId115" Type="http://schemas.openxmlformats.org/officeDocument/2006/relationships/image" Target="media/image54.wmf"/><Relationship Id="rId136" Type="http://schemas.openxmlformats.org/officeDocument/2006/relationships/image" Target="media/image63.wmf"/><Relationship Id="rId157" Type="http://schemas.openxmlformats.org/officeDocument/2006/relationships/oleObject" Target="embeddings/oleObject78.bin"/><Relationship Id="rId178" Type="http://schemas.openxmlformats.org/officeDocument/2006/relationships/image" Target="media/image84.wmf"/><Relationship Id="rId301" Type="http://schemas.openxmlformats.org/officeDocument/2006/relationships/oleObject" Target="embeddings/oleObject15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2567</TotalTime>
  <Pages>13</Pages>
  <Words>2245</Words>
  <Characters>12281</Characters>
  <Application>Microsoft Office Word</Application>
  <DocSecurity>0</DocSecurity>
  <Lines>272</Lines>
  <Paragraphs>99</Paragraphs>
  <ScaleCrop>false</ScaleCrop>
  <Company/>
  <LinksUpToDate>false</LinksUpToDate>
  <CharactersWithSpaces>14427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wangsw</dc:creator>
  <cp:keywords/>
  <dc:description/>
  <cp:lastModifiedBy>admin</cp:lastModifiedBy>
  <cp:revision>38</cp:revision>
  <dcterms:created xsi:type="dcterms:W3CDTF">2020-05-22T14:36:00Z</dcterms:created>
  <dcterms:modified xsi:type="dcterms:W3CDTF">2020-05-26T05:39:00Z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Number2">
    <vt:lpwstr>(#S1.#E1)</vt:lpwstr>
  </property>
  <property fmtid="{D5CDD505-2E9C-101B-9397-08002B2CF9AE}" pid="5" name="MTEquationSection">
    <vt:lpwstr>1</vt:lpwstr>
  </property>
</Properties>
</file>